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422C7" w14:textId="77777777" w:rsidR="00E357D5" w:rsidRPr="001A0B52" w:rsidRDefault="00982091" w:rsidP="001A0B5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1A0B52">
        <w:rPr>
          <w:rFonts w:ascii="Times New Roman" w:eastAsia="Times New Roman" w:hAnsi="Times New Roman" w:cs="Times New Roman"/>
          <w:b/>
          <w:bCs/>
          <w:color w:val="000000"/>
        </w:rPr>
        <w:t>FORM PENDAFTARAN SISTEM ELEKTRONIK</w:t>
      </w:r>
    </w:p>
    <w:p w14:paraId="1257229C" w14:textId="77777777" w:rsidR="00490E94" w:rsidRPr="001A0B52" w:rsidRDefault="00982091" w:rsidP="001A0B5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1A0B52">
        <w:rPr>
          <w:rFonts w:ascii="Times New Roman" w:eastAsia="Times New Roman" w:hAnsi="Times New Roman" w:cs="Times New Roman"/>
          <w:b/>
          <w:bCs/>
          <w:color w:val="000000"/>
        </w:rPr>
        <w:t>INSTANSI PENYELENGGARA NEGARA</w:t>
      </w:r>
      <w:r w:rsidR="00697F87"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33D766F5" w14:textId="77777777" w:rsidR="00490E94" w:rsidRPr="001A0B52" w:rsidRDefault="00490E94" w:rsidP="00490E94">
      <w:pPr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99585E4" w14:textId="77777777" w:rsidR="00C47A5F" w:rsidRPr="001A0B52" w:rsidRDefault="00E357D5" w:rsidP="00245DA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A0B52">
        <w:rPr>
          <w:rFonts w:ascii="Times New Roman" w:eastAsia="Times New Roman" w:hAnsi="Times New Roman" w:cs="Times New Roman"/>
          <w:b/>
          <w:bCs/>
          <w:color w:val="000000"/>
        </w:rPr>
        <w:t>DATA UMUM</w:t>
      </w:r>
    </w:p>
    <w:tbl>
      <w:tblPr>
        <w:tblW w:w="1285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7371"/>
        <w:gridCol w:w="4918"/>
      </w:tblGrid>
      <w:tr w:rsidR="002B5C0A" w:rsidRPr="001A0B52" w14:paraId="1F547B00" w14:textId="77777777" w:rsidTr="003F651D">
        <w:trPr>
          <w:trHeight w:val="570"/>
        </w:trPr>
        <w:tc>
          <w:tcPr>
            <w:tcW w:w="567" w:type="dxa"/>
          </w:tcPr>
          <w:p w14:paraId="283E6135" w14:textId="77777777" w:rsidR="002B5C0A" w:rsidRPr="001A0B52" w:rsidRDefault="002B5C0A" w:rsidP="00CE16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1.</w:t>
            </w:r>
          </w:p>
        </w:tc>
        <w:tc>
          <w:tcPr>
            <w:tcW w:w="7371" w:type="dxa"/>
            <w:shd w:val="clear" w:color="auto" w:fill="auto"/>
            <w:hideMark/>
          </w:tcPr>
          <w:p w14:paraId="7C23FEE0" w14:textId="77777777" w:rsidR="002B5C0A" w:rsidRPr="001A0B52" w:rsidRDefault="002B5C0A" w:rsidP="00CE16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Nama Internal *)</w:t>
            </w:r>
          </w:p>
          <w:p w14:paraId="0BF5C24D" w14:textId="77777777" w:rsidR="002B5C0A" w:rsidRPr="001A0B52" w:rsidRDefault="003F651D" w:rsidP="00464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hAnsi="Times New Roman" w:cs="Times New Roman"/>
              </w:rPr>
              <w:t xml:space="preserve">(Nama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diketahui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pihak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internal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Instansi</w:t>
            </w:r>
            <w:proofErr w:type="spellEnd"/>
            <w:r w:rsidRPr="001A0B5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18" w:type="dxa"/>
            <w:shd w:val="clear" w:color="auto" w:fill="auto"/>
            <w:vAlign w:val="bottom"/>
            <w:hideMark/>
          </w:tcPr>
          <w:p w14:paraId="6E2BBF3D" w14:textId="77777777" w:rsidR="002B5C0A" w:rsidRPr="001A0B52" w:rsidRDefault="002B5C0A" w:rsidP="00180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B5C0A" w:rsidRPr="001A0B52" w14:paraId="73942146" w14:textId="77777777" w:rsidTr="003F651D">
        <w:trPr>
          <w:trHeight w:val="570"/>
        </w:trPr>
        <w:tc>
          <w:tcPr>
            <w:tcW w:w="567" w:type="dxa"/>
          </w:tcPr>
          <w:p w14:paraId="06FF81F3" w14:textId="77777777" w:rsidR="002B5C0A" w:rsidRPr="001A0B52" w:rsidRDefault="002B5C0A" w:rsidP="00CE16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2.</w:t>
            </w:r>
          </w:p>
        </w:tc>
        <w:tc>
          <w:tcPr>
            <w:tcW w:w="7371" w:type="dxa"/>
            <w:shd w:val="clear" w:color="auto" w:fill="auto"/>
            <w:hideMark/>
          </w:tcPr>
          <w:p w14:paraId="1328FDAE" w14:textId="77777777" w:rsidR="002B5C0A" w:rsidRPr="001A0B52" w:rsidRDefault="002B5C0A" w:rsidP="00CE16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Eksternal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*)</w:t>
            </w:r>
          </w:p>
          <w:p w14:paraId="2698AABE" w14:textId="77777777" w:rsidR="002B5C0A" w:rsidRPr="001A0B52" w:rsidRDefault="006316DD" w:rsidP="00CE16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hAnsi="Times New Roman" w:cs="Times New Roman"/>
              </w:rPr>
              <w:t xml:space="preserve">(Nama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dikenal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pihak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luar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Instansi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Penyelenggara</w:t>
            </w:r>
            <w:proofErr w:type="spellEnd"/>
            <w:r w:rsidRPr="001A0B5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18" w:type="dxa"/>
            <w:shd w:val="clear" w:color="auto" w:fill="auto"/>
            <w:vAlign w:val="bottom"/>
            <w:hideMark/>
          </w:tcPr>
          <w:p w14:paraId="49DB0D25" w14:textId="77777777" w:rsidR="002B5C0A" w:rsidRPr="001A0B52" w:rsidRDefault="002B5C0A" w:rsidP="00180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B5C0A" w:rsidRPr="001A0B52" w14:paraId="573BF253" w14:textId="77777777" w:rsidTr="003F651D">
        <w:trPr>
          <w:trHeight w:val="570"/>
        </w:trPr>
        <w:tc>
          <w:tcPr>
            <w:tcW w:w="567" w:type="dxa"/>
          </w:tcPr>
          <w:p w14:paraId="14CD7CA8" w14:textId="77777777" w:rsidR="002B5C0A" w:rsidRPr="001A0B52" w:rsidRDefault="002B5C0A" w:rsidP="00CE16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3.</w:t>
            </w:r>
          </w:p>
        </w:tc>
        <w:tc>
          <w:tcPr>
            <w:tcW w:w="7371" w:type="dxa"/>
            <w:shd w:val="clear" w:color="auto" w:fill="auto"/>
            <w:hideMark/>
          </w:tcPr>
          <w:p w14:paraId="2A34072F" w14:textId="77777777" w:rsidR="002B5C0A" w:rsidRPr="001A0B52" w:rsidRDefault="002B5C0A" w:rsidP="00CE16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Keterangan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*)</w:t>
            </w:r>
          </w:p>
          <w:p w14:paraId="29045ADC" w14:textId="77777777" w:rsidR="002B5C0A" w:rsidRPr="001A0B52" w:rsidRDefault="002B5C0A" w:rsidP="00464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hAnsi="Times New Roman" w:cs="Times New Roman"/>
              </w:rPr>
              <w:t>(</w:t>
            </w:r>
            <w:proofErr w:type="spellStart"/>
            <w:r w:rsidR="003F651D" w:rsidRPr="001A0B52">
              <w:rPr>
                <w:rFonts w:ascii="Times New Roman" w:hAnsi="Times New Roman" w:cs="Times New Roman"/>
              </w:rPr>
              <w:t>Deskripsi</w:t>
            </w:r>
            <w:proofErr w:type="spellEnd"/>
            <w:r w:rsidR="003F651D"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651D"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="003F651D"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651D"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18" w:type="dxa"/>
            <w:shd w:val="clear" w:color="auto" w:fill="auto"/>
            <w:vAlign w:val="bottom"/>
            <w:hideMark/>
          </w:tcPr>
          <w:p w14:paraId="271E7A06" w14:textId="77777777" w:rsidR="002B5C0A" w:rsidRPr="001A0B52" w:rsidRDefault="002B5C0A" w:rsidP="00180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B5C0A" w:rsidRPr="001A0B52" w14:paraId="7C239890" w14:textId="77777777" w:rsidTr="003F651D">
        <w:trPr>
          <w:trHeight w:val="570"/>
        </w:trPr>
        <w:tc>
          <w:tcPr>
            <w:tcW w:w="567" w:type="dxa"/>
          </w:tcPr>
          <w:p w14:paraId="31CC3232" w14:textId="77777777" w:rsidR="002B5C0A" w:rsidRPr="001A0B52" w:rsidRDefault="002B5C0A" w:rsidP="00D6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4.</w:t>
            </w:r>
          </w:p>
        </w:tc>
        <w:tc>
          <w:tcPr>
            <w:tcW w:w="7371" w:type="dxa"/>
            <w:shd w:val="clear" w:color="auto" w:fill="auto"/>
            <w:hideMark/>
          </w:tcPr>
          <w:p w14:paraId="01AE6C0E" w14:textId="77777777" w:rsidR="002B5C0A" w:rsidRPr="001A0B52" w:rsidRDefault="002B5C0A" w:rsidP="00D6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Sasaran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Pelayanan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*)</w:t>
            </w:r>
          </w:p>
          <w:p w14:paraId="1B73F7EE" w14:textId="77777777" w:rsidR="006316DD" w:rsidRPr="001A0B52" w:rsidRDefault="006316DD" w:rsidP="00D6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Pilih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salah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satu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kategori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target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</w:p>
          <w:p w14:paraId="4AFB2AB2" w14:textId="77777777" w:rsidR="003B4CBC" w:rsidRPr="001A0B52" w:rsidRDefault="003F651D" w:rsidP="00DE4669">
            <w:pPr>
              <w:pStyle w:val="ListParagraph"/>
              <w:numPr>
                <w:ilvl w:val="0"/>
                <w:numId w:val="12"/>
              </w:numPr>
              <w:ind w:left="411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Lokal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melayani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lingkup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internal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Instansi</w:t>
            </w:r>
            <w:proofErr w:type="spellEnd"/>
            <w:r w:rsidRPr="001A0B52">
              <w:rPr>
                <w:rFonts w:ascii="Times New Roman" w:hAnsi="Times New Roman" w:cs="Times New Roman"/>
              </w:rPr>
              <w:t>.</w:t>
            </w:r>
          </w:p>
          <w:p w14:paraId="20A1D937" w14:textId="77777777" w:rsidR="003F651D" w:rsidRPr="001A0B52" w:rsidRDefault="003F651D" w:rsidP="003F651D">
            <w:pPr>
              <w:pStyle w:val="ListParagraph"/>
              <w:numPr>
                <w:ilvl w:val="0"/>
                <w:numId w:val="29"/>
              </w:numPr>
              <w:spacing w:after="0"/>
              <w:ind w:left="411"/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 xml:space="preserve">Regional: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melayani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satu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wilayah Regional</w:t>
            </w:r>
          </w:p>
          <w:p w14:paraId="7C16D1B1" w14:textId="77777777" w:rsidR="003F651D" w:rsidRPr="001A0B52" w:rsidRDefault="003F651D" w:rsidP="003F651D">
            <w:pPr>
              <w:pStyle w:val="ListParagraph"/>
              <w:numPr>
                <w:ilvl w:val="0"/>
                <w:numId w:val="29"/>
              </w:numPr>
              <w:spacing w:after="0"/>
              <w:ind w:left="411"/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 xml:space="preserve">Nasional: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melayani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seluruh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Indonesia </w:t>
            </w:r>
          </w:p>
          <w:p w14:paraId="127774C8" w14:textId="77777777" w:rsidR="003F651D" w:rsidRPr="001A0B52" w:rsidRDefault="003F651D" w:rsidP="003F651D">
            <w:pPr>
              <w:pStyle w:val="ListParagraph"/>
              <w:numPr>
                <w:ilvl w:val="0"/>
                <w:numId w:val="29"/>
              </w:numPr>
              <w:spacing w:after="0"/>
              <w:ind w:left="41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melayani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dari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berbagai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negara</w:t>
            </w:r>
          </w:p>
          <w:p w14:paraId="0BC7CB57" w14:textId="77777777" w:rsidR="002B5C0A" w:rsidRPr="001A0B52" w:rsidRDefault="002B5C0A" w:rsidP="003F651D">
            <w:pPr>
              <w:pStyle w:val="ListParagraph"/>
              <w:spacing w:after="0" w:line="240" w:lineRule="auto"/>
              <w:ind w:left="3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918" w:type="dxa"/>
            <w:shd w:val="clear" w:color="auto" w:fill="auto"/>
            <w:hideMark/>
          </w:tcPr>
          <w:p w14:paraId="0AD0824E" w14:textId="77777777" w:rsidR="002B5C0A" w:rsidRPr="001A0B52" w:rsidRDefault="00180FB9" w:rsidP="007A2C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Lokal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/Regional/</w:t>
            </w:r>
            <w:r w:rsidR="006316DD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Nasional</w:t>
            </w: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/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Internasional</w:t>
            </w:r>
            <w:proofErr w:type="spellEnd"/>
          </w:p>
        </w:tc>
      </w:tr>
      <w:tr w:rsidR="002B5C0A" w:rsidRPr="001A0B52" w14:paraId="54364DF3" w14:textId="77777777" w:rsidTr="003F651D">
        <w:trPr>
          <w:trHeight w:val="570"/>
        </w:trPr>
        <w:tc>
          <w:tcPr>
            <w:tcW w:w="567" w:type="dxa"/>
          </w:tcPr>
          <w:p w14:paraId="7CA0CF49" w14:textId="77777777" w:rsidR="002B5C0A" w:rsidRPr="001A0B52" w:rsidRDefault="002B5C0A" w:rsidP="00D6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5.</w:t>
            </w:r>
          </w:p>
        </w:tc>
        <w:tc>
          <w:tcPr>
            <w:tcW w:w="7371" w:type="dxa"/>
            <w:shd w:val="clear" w:color="auto" w:fill="auto"/>
            <w:hideMark/>
          </w:tcPr>
          <w:p w14:paraId="403D10D7" w14:textId="77777777" w:rsidR="002B5C0A" w:rsidRPr="001A0B52" w:rsidRDefault="006316DD" w:rsidP="00D6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Kategori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Elektronik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2B5C0A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*)</w:t>
            </w:r>
          </w:p>
          <w:p w14:paraId="01BBE28C" w14:textId="77777777" w:rsidR="003B4CBC" w:rsidRPr="001A0B52" w:rsidRDefault="006316DD" w:rsidP="00DE4669">
            <w:pPr>
              <w:pStyle w:val="ListParagraph"/>
              <w:spacing w:after="0" w:line="240" w:lineRule="auto"/>
              <w:ind w:left="501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PIlih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k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ditentukan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setelah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 (Lampiran 1)</w:t>
            </w:r>
          </w:p>
          <w:p w14:paraId="1FEED18E" w14:textId="77777777" w:rsidR="002B5C0A" w:rsidRPr="001A0B52" w:rsidRDefault="002B5C0A" w:rsidP="00490E94">
            <w:pPr>
              <w:pStyle w:val="ListParagraph"/>
              <w:spacing w:after="0" w:line="240" w:lineRule="auto"/>
              <w:ind w:left="318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4918" w:type="dxa"/>
            <w:shd w:val="clear" w:color="auto" w:fill="auto"/>
            <w:hideMark/>
          </w:tcPr>
          <w:p w14:paraId="27E9ED03" w14:textId="77777777" w:rsidR="002B5C0A" w:rsidRPr="001A0B52" w:rsidRDefault="002B5C0A" w:rsidP="007A2C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proofErr w:type="spellStart"/>
            <w:r w:rsidR="00180FB9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Strategis</w:t>
            </w:r>
            <w:proofErr w:type="spellEnd"/>
            <w:r w:rsidR="00180FB9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/Tinggi/</w:t>
            </w:r>
            <w:proofErr w:type="spellStart"/>
            <w:r w:rsidR="006316DD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Rendah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</w:t>
            </w:r>
          </w:p>
        </w:tc>
      </w:tr>
      <w:tr w:rsidR="009249E5" w:rsidRPr="001A0B52" w14:paraId="4D48945A" w14:textId="77777777" w:rsidTr="003F651D">
        <w:trPr>
          <w:trHeight w:val="570"/>
        </w:trPr>
        <w:tc>
          <w:tcPr>
            <w:tcW w:w="567" w:type="dxa"/>
          </w:tcPr>
          <w:p w14:paraId="42595684" w14:textId="77777777" w:rsidR="009249E5" w:rsidRPr="001A0B52" w:rsidRDefault="009249E5" w:rsidP="00D6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6.</w:t>
            </w:r>
          </w:p>
        </w:tc>
        <w:tc>
          <w:tcPr>
            <w:tcW w:w="7371" w:type="dxa"/>
            <w:shd w:val="clear" w:color="auto" w:fill="auto"/>
          </w:tcPr>
          <w:p w14:paraId="7858EDBA" w14:textId="77777777" w:rsidR="009249E5" w:rsidRPr="001A0B52" w:rsidRDefault="006305A1" w:rsidP="00AC069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Kategori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Akses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*)</w:t>
            </w:r>
          </w:p>
          <w:p w14:paraId="06A4E85E" w14:textId="77777777" w:rsidR="006316DD" w:rsidRPr="001A0B52" w:rsidRDefault="006316DD" w:rsidP="00AC069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Pilih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salah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satu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kategori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akses</w:t>
            </w:r>
            <w:proofErr w:type="spellEnd"/>
          </w:p>
          <w:p w14:paraId="7F7311EC" w14:textId="77777777" w:rsidR="003F651D" w:rsidRPr="001A0B52" w:rsidRDefault="00926614" w:rsidP="006316DD">
            <w:pPr>
              <w:pStyle w:val="ListParagraph"/>
              <w:spacing w:after="0" w:line="240" w:lineRule="auto"/>
              <w:ind w:left="391" w:hanging="391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•</w:t>
            </w:r>
            <w:r w:rsidRPr="001A0B52">
              <w:rPr>
                <w:rFonts w:ascii="Times New Roman" w:hAnsi="Times New Roman" w:cs="Times New Roman"/>
              </w:rPr>
              <w:tab/>
              <w:t xml:space="preserve">Online: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diakses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(online)</w:t>
            </w:r>
          </w:p>
          <w:p w14:paraId="7C837847" w14:textId="77777777" w:rsidR="00926614" w:rsidRPr="001A0B52" w:rsidRDefault="00926614" w:rsidP="006316DD">
            <w:pPr>
              <w:pStyle w:val="ListParagraph"/>
              <w:spacing w:after="0" w:line="240" w:lineRule="auto"/>
              <w:ind w:left="391" w:hanging="391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•</w:t>
            </w:r>
            <w:r w:rsidRPr="001A0B52">
              <w:rPr>
                <w:rFonts w:ascii="Times New Roman" w:hAnsi="Times New Roman" w:cs="Times New Roman"/>
              </w:rPr>
              <w:tab/>
              <w:t xml:space="preserve">Offline: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tidak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diakses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</w:p>
        </w:tc>
        <w:tc>
          <w:tcPr>
            <w:tcW w:w="4918" w:type="dxa"/>
            <w:shd w:val="clear" w:color="auto" w:fill="auto"/>
          </w:tcPr>
          <w:p w14:paraId="5AAA2B36" w14:textId="77777777" w:rsidR="009249E5" w:rsidRPr="001A0B52" w:rsidRDefault="006A03BD" w:rsidP="007A2C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  <w:lang w:val="id-ID"/>
              </w:rPr>
              <w:t>Online</w:t>
            </w:r>
            <w:r w:rsidR="00180FB9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/Offline</w:t>
            </w:r>
          </w:p>
        </w:tc>
      </w:tr>
      <w:tr w:rsidR="00AC069A" w:rsidRPr="001A0B52" w14:paraId="047FF048" w14:textId="77777777" w:rsidTr="003F651D">
        <w:trPr>
          <w:trHeight w:val="570"/>
        </w:trPr>
        <w:tc>
          <w:tcPr>
            <w:tcW w:w="567" w:type="dxa"/>
          </w:tcPr>
          <w:p w14:paraId="74702373" w14:textId="77777777" w:rsidR="00AC069A" w:rsidRPr="001A0B52" w:rsidRDefault="00AC069A" w:rsidP="00D6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7.</w:t>
            </w:r>
          </w:p>
        </w:tc>
        <w:tc>
          <w:tcPr>
            <w:tcW w:w="7371" w:type="dxa"/>
            <w:shd w:val="clear" w:color="auto" w:fill="auto"/>
          </w:tcPr>
          <w:p w14:paraId="0D0CDC0E" w14:textId="77777777" w:rsidR="00AC069A" w:rsidRPr="001A0B52" w:rsidRDefault="00AC069A" w:rsidP="00AC069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1A0B52">
              <w:rPr>
                <w:rFonts w:ascii="Times New Roman" w:hAnsi="Times New Roman" w:cs="Times New Roman"/>
                <w:b/>
              </w:rPr>
              <w:t>Alamat URL</w:t>
            </w:r>
          </w:p>
        </w:tc>
        <w:tc>
          <w:tcPr>
            <w:tcW w:w="4918" w:type="dxa"/>
            <w:shd w:val="clear" w:color="auto" w:fill="auto"/>
          </w:tcPr>
          <w:p w14:paraId="4162C081" w14:textId="77777777" w:rsidR="00AC069A" w:rsidRPr="001A0B52" w:rsidRDefault="00AC069A" w:rsidP="00490E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AC069A" w:rsidRPr="001A0B52" w14:paraId="5DD67E8D" w14:textId="77777777" w:rsidTr="003F651D">
        <w:trPr>
          <w:trHeight w:val="570"/>
        </w:trPr>
        <w:tc>
          <w:tcPr>
            <w:tcW w:w="567" w:type="dxa"/>
          </w:tcPr>
          <w:p w14:paraId="3B319E59" w14:textId="77777777" w:rsidR="00AC069A" w:rsidRPr="001A0B52" w:rsidRDefault="00AC069A" w:rsidP="00D61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8.</w:t>
            </w:r>
          </w:p>
        </w:tc>
        <w:tc>
          <w:tcPr>
            <w:tcW w:w="7371" w:type="dxa"/>
            <w:shd w:val="clear" w:color="auto" w:fill="auto"/>
          </w:tcPr>
          <w:p w14:paraId="79948BE7" w14:textId="77777777" w:rsidR="00AC069A" w:rsidRPr="001A0B52" w:rsidRDefault="00AC069A" w:rsidP="00AC069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Kesediaan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dipublikasikan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melalui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Portal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Layanan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Publik</w:t>
            </w:r>
            <w:proofErr w:type="spellEnd"/>
          </w:p>
          <w:p w14:paraId="52C8195F" w14:textId="77777777" w:rsidR="006316DD" w:rsidRPr="001A0B52" w:rsidRDefault="006316DD" w:rsidP="00AC069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1A0B52">
              <w:rPr>
                <w:rFonts w:ascii="Times New Roman" w:hAnsi="Times New Roman" w:cs="Times New Roman"/>
              </w:rPr>
              <w:t>(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Pernyataan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kesediaan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bahwa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didaftarkan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dipublikasikan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Portal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Layanan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Publik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Nasional.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kategori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akses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Publik</w:t>
            </w:r>
            <w:proofErr w:type="spellEnd"/>
            <w:r w:rsidRPr="001A0B5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18" w:type="dxa"/>
            <w:shd w:val="clear" w:color="auto" w:fill="auto"/>
          </w:tcPr>
          <w:p w14:paraId="61824679" w14:textId="77777777" w:rsidR="00AC069A" w:rsidRPr="001A0B52" w:rsidRDefault="006A03BD" w:rsidP="007A2C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  <w:lang w:val="id-ID"/>
              </w:rPr>
              <w:t>Ya</w:t>
            </w:r>
            <w:r w:rsidR="00180FB9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/</w:t>
            </w:r>
            <w:proofErr w:type="spellStart"/>
            <w:r w:rsidR="00180FB9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Tidak</w:t>
            </w:r>
            <w:proofErr w:type="spellEnd"/>
          </w:p>
        </w:tc>
      </w:tr>
    </w:tbl>
    <w:p w14:paraId="0CADCDC3" w14:textId="77777777" w:rsidR="003F651D" w:rsidRPr="001A0B52" w:rsidRDefault="006316DD" w:rsidP="00490E94">
      <w:pPr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Catatan</w:t>
      </w:r>
      <w:proofErr w:type="spellEnd"/>
      <w:r w:rsidRPr="001A0B52">
        <w:rPr>
          <w:rFonts w:ascii="Times New Roman" w:hAnsi="Times New Roman" w:cs="Times New Roman"/>
          <w:i/>
        </w:rPr>
        <w:t>:</w:t>
      </w:r>
    </w:p>
    <w:p w14:paraId="02BB74C1" w14:textId="77777777" w:rsidR="00535863" w:rsidRPr="001A0B52" w:rsidRDefault="006316DD" w:rsidP="006A03BD">
      <w:pPr>
        <w:spacing w:after="0" w:line="240" w:lineRule="auto"/>
        <w:rPr>
          <w:rFonts w:ascii="Times New Roman" w:hAnsi="Times New Roman" w:cs="Times New Roman"/>
          <w:i/>
          <w:lang w:val="id-ID"/>
        </w:rPr>
      </w:pPr>
      <w:r w:rsidRPr="001A0B52">
        <w:rPr>
          <w:rFonts w:ascii="Times New Roman" w:hAnsi="Times New Roman" w:cs="Times New Roman"/>
          <w:i/>
        </w:rPr>
        <w:t xml:space="preserve">**)  </w:t>
      </w:r>
      <w:proofErr w:type="spellStart"/>
      <w:r w:rsidRPr="001A0B52">
        <w:rPr>
          <w:rFonts w:ascii="Times New Roman" w:hAnsi="Times New Roman" w:cs="Times New Roman"/>
          <w:i/>
        </w:rPr>
        <w:t>Pilih</w:t>
      </w:r>
      <w:proofErr w:type="spellEnd"/>
      <w:r w:rsidRPr="001A0B52">
        <w:rPr>
          <w:rFonts w:ascii="Times New Roman" w:hAnsi="Times New Roman" w:cs="Times New Roman"/>
          <w:i/>
        </w:rPr>
        <w:t xml:space="preserve"> salah </w:t>
      </w:r>
      <w:proofErr w:type="spellStart"/>
      <w:r w:rsidRPr="001A0B52">
        <w:rPr>
          <w:rFonts w:ascii="Times New Roman" w:hAnsi="Times New Roman" w:cs="Times New Roman"/>
          <w:i/>
        </w:rPr>
        <w:t>satu</w:t>
      </w:r>
      <w:proofErr w:type="spellEnd"/>
    </w:p>
    <w:p w14:paraId="6C7ACB74" w14:textId="77777777" w:rsidR="00F12FC1" w:rsidRPr="001A0B52" w:rsidRDefault="00F12FC1" w:rsidP="00245DA9">
      <w:pPr>
        <w:pStyle w:val="ListParagraph"/>
        <w:numPr>
          <w:ilvl w:val="1"/>
          <w:numId w:val="6"/>
        </w:numPr>
        <w:tabs>
          <w:tab w:val="left" w:pos="5812"/>
        </w:tabs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Fungsi</w:t>
      </w:r>
      <w:proofErr w:type="spellEnd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0868F6" w:rsidRPr="001A0B52">
        <w:rPr>
          <w:rFonts w:ascii="Times New Roman" w:eastAsia="Times New Roman" w:hAnsi="Times New Roman" w:cs="Times New Roman"/>
          <w:b/>
          <w:bCs/>
          <w:color w:val="000000"/>
        </w:rPr>
        <w:t>Utama</w:t>
      </w:r>
      <w:r w:rsidR="00535863"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3DDC1BF3" w14:textId="77777777" w:rsidR="003E1DA6" w:rsidRPr="001A0B52" w:rsidRDefault="00A25557" w:rsidP="003E1DA6">
      <w:pPr>
        <w:pStyle w:val="ListParagraph"/>
        <w:tabs>
          <w:tab w:val="left" w:pos="5812"/>
        </w:tabs>
        <w:ind w:left="567"/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r w:rsidRPr="001A0B52">
        <w:rPr>
          <w:rFonts w:ascii="Times New Roman" w:hAnsi="Times New Roman" w:cs="Times New Roman"/>
        </w:rPr>
        <w:t>Fungsi</w:t>
      </w:r>
      <w:proofErr w:type="spellEnd"/>
      <w:r w:rsidRPr="001A0B52">
        <w:rPr>
          <w:rFonts w:ascii="Times New Roman" w:hAnsi="Times New Roman" w:cs="Times New Roman"/>
        </w:rPr>
        <w:t xml:space="preserve"> (</w:t>
      </w:r>
      <w:proofErr w:type="spellStart"/>
      <w:r w:rsidRPr="001A0B52">
        <w:rPr>
          <w:rFonts w:ascii="Times New Roman" w:hAnsi="Times New Roman" w:cs="Times New Roman"/>
        </w:rPr>
        <w:t>fitur</w:t>
      </w:r>
      <w:proofErr w:type="spellEnd"/>
      <w:r w:rsidRPr="001A0B52">
        <w:rPr>
          <w:rFonts w:ascii="Times New Roman" w:hAnsi="Times New Roman" w:cs="Times New Roman"/>
        </w:rPr>
        <w:t xml:space="preserve">) yang </w:t>
      </w:r>
      <w:proofErr w:type="spellStart"/>
      <w:r w:rsidRPr="001A0B52">
        <w:rPr>
          <w:rFonts w:ascii="Times New Roman" w:hAnsi="Times New Roman" w:cs="Times New Roman"/>
        </w:rPr>
        <w:t>dimiliki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Sistem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Elektronik</w:t>
      </w:r>
      <w:proofErr w:type="spellEnd"/>
      <w:r w:rsidRPr="001A0B52">
        <w:rPr>
          <w:rFonts w:ascii="Times New Roman" w:hAnsi="Times New Roman" w:cs="Times New Roman"/>
        </w:rPr>
        <w:t>.</w:t>
      </w:r>
    </w:p>
    <w:p w14:paraId="40291EF5" w14:textId="77777777" w:rsidR="00387994" w:rsidRPr="001A0B52" w:rsidRDefault="00387994" w:rsidP="003E1DA6">
      <w:pPr>
        <w:pStyle w:val="ListParagraph"/>
        <w:tabs>
          <w:tab w:val="left" w:pos="5812"/>
        </w:tabs>
        <w:ind w:left="567"/>
        <w:rPr>
          <w:rFonts w:ascii="Times New Roman" w:hAnsi="Times New Roman" w:cs="Times New Roman"/>
          <w:i/>
        </w:rPr>
      </w:pPr>
      <w:r w:rsidRPr="001A0B52">
        <w:rPr>
          <w:rFonts w:ascii="Times New Roman" w:eastAsia="Times New Roman" w:hAnsi="Times New Roman" w:cs="Times New Roman"/>
          <w:bCs/>
          <w:i/>
          <w:color w:val="000000"/>
        </w:rPr>
        <w:t>(</w:t>
      </w: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Minimal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isikan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1 (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satu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fungsi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sistem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)</w:t>
      </w:r>
    </w:p>
    <w:tbl>
      <w:tblPr>
        <w:tblW w:w="12333" w:type="dxa"/>
        <w:tblInd w:w="675" w:type="dxa"/>
        <w:tblLook w:val="04A0" w:firstRow="1" w:lastRow="0" w:firstColumn="1" w:lastColumn="0" w:noHBand="0" w:noVBand="1"/>
      </w:tblPr>
      <w:tblGrid>
        <w:gridCol w:w="567"/>
        <w:gridCol w:w="4395"/>
        <w:gridCol w:w="7371"/>
      </w:tblGrid>
      <w:tr w:rsidR="00CE16F5" w:rsidRPr="001A0B52" w14:paraId="6292E8A4" w14:textId="77777777" w:rsidTr="00A30F70">
        <w:trPr>
          <w:trHeight w:val="5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04956324" w14:textId="77777777" w:rsidR="00CE16F5" w:rsidRPr="001A0B52" w:rsidRDefault="00CE16F5" w:rsidP="00CE16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72091027" w14:textId="77777777" w:rsidR="00CE16F5" w:rsidRPr="001A0B52" w:rsidRDefault="00CE16F5" w:rsidP="00CE1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Fungsi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Sistem</w:t>
            </w:r>
            <w:proofErr w:type="spellEnd"/>
          </w:p>
        </w:tc>
        <w:tc>
          <w:tcPr>
            <w:tcW w:w="7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60BD8B39" w14:textId="77777777" w:rsidR="00CE16F5" w:rsidRPr="001A0B52" w:rsidRDefault="00CE16F5" w:rsidP="00CE1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CE16F5" w:rsidRPr="001A0B52" w14:paraId="4E069D16" w14:textId="77777777" w:rsidTr="00A30F70">
        <w:trPr>
          <w:trHeight w:val="55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3BABD" w14:textId="77777777" w:rsidR="00CE16F5" w:rsidRPr="001A0B52" w:rsidRDefault="00CE16F5" w:rsidP="00CE16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B25C" w14:textId="77777777" w:rsidR="00CE16F5" w:rsidRPr="001A0B52" w:rsidRDefault="00CE16F5" w:rsidP="00A30F7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 w:themeColor="text1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A5B20" w14:textId="77777777" w:rsidR="00CE16F5" w:rsidRPr="001A0B52" w:rsidRDefault="00CE16F5" w:rsidP="00A30F7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 w:themeColor="text1"/>
              </w:rPr>
            </w:pPr>
          </w:p>
        </w:tc>
      </w:tr>
      <w:tr w:rsidR="00CE16F5" w:rsidRPr="001A0B52" w14:paraId="4CDE12BC" w14:textId="77777777" w:rsidTr="00A30F70">
        <w:trPr>
          <w:trHeight w:val="55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53340" w14:textId="77777777" w:rsidR="00CE16F5" w:rsidRPr="001A0B52" w:rsidRDefault="007A2C11" w:rsidP="003879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C16E3" w14:textId="77777777" w:rsidR="00CE16F5" w:rsidRPr="001A0B52" w:rsidRDefault="00CE16F5" w:rsidP="00464E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6C706" w14:textId="77777777" w:rsidR="00CE16F5" w:rsidRPr="001A0B52" w:rsidRDefault="00CE16F5" w:rsidP="00CE16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</w:tr>
    </w:tbl>
    <w:p w14:paraId="7E81A32A" w14:textId="77777777" w:rsidR="00B84579" w:rsidRPr="001A0B52" w:rsidRDefault="00B84579" w:rsidP="00A30F70">
      <w:pPr>
        <w:spacing w:after="0"/>
        <w:ind w:left="567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softHyphen/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4E5D7F8A" w14:textId="77777777" w:rsidR="009B0CF0" w:rsidRPr="001A0B52" w:rsidRDefault="003E1DA6" w:rsidP="00A30F70">
      <w:pPr>
        <w:spacing w:after="0"/>
        <w:ind w:left="567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</w:t>
      </w:r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>ambahkan</w:t>
      </w:r>
      <w:proofErr w:type="spellEnd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="00387994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387994"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>fungsi</w:t>
      </w:r>
      <w:proofErr w:type="spellEnd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>sistem</w:t>
      </w:r>
      <w:proofErr w:type="spellEnd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yang </w:t>
      </w:r>
      <w:proofErr w:type="spellStart"/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>tersedia</w:t>
      </w:r>
      <w:proofErr w:type="spellEnd"/>
    </w:p>
    <w:p w14:paraId="73F29F94" w14:textId="77777777" w:rsidR="00B84579" w:rsidRPr="001A0B52" w:rsidRDefault="00B84579" w:rsidP="00B84579">
      <w:pPr>
        <w:spacing w:after="0"/>
        <w:rPr>
          <w:rFonts w:ascii="Times New Roman" w:eastAsia="Times New Roman" w:hAnsi="Times New Roman" w:cs="Times New Roman"/>
          <w:i/>
          <w:iCs/>
          <w:color w:val="000000"/>
          <w:lang w:val="id-ID"/>
        </w:rPr>
      </w:pPr>
    </w:p>
    <w:p w14:paraId="3DE0F7C9" w14:textId="77777777" w:rsidR="00F12FC1" w:rsidRPr="001A0B52" w:rsidRDefault="00CD43D0" w:rsidP="00245DA9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>Ruang</w:t>
      </w:r>
      <w:proofErr w:type="spellEnd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>Lingkup</w:t>
      </w:r>
      <w:proofErr w:type="spellEnd"/>
    </w:p>
    <w:p w14:paraId="7A8EC025" w14:textId="77777777" w:rsidR="00A51388" w:rsidRPr="001A0B52" w:rsidRDefault="00A51388" w:rsidP="00A51388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hAnsi="Times New Roman" w:cs="Times New Roman"/>
          <w:i/>
        </w:rPr>
        <w:t>(</w:t>
      </w: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Minimal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isikan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1 (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satu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kategori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Ruang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Lingkup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dan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Ruang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Lingkup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ada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)</w:t>
      </w:r>
    </w:p>
    <w:p w14:paraId="516E3B62" w14:textId="77777777" w:rsidR="00D61A36" w:rsidRPr="001A0B52" w:rsidRDefault="00D61A36" w:rsidP="00D61A36">
      <w:pPr>
        <w:pStyle w:val="ListParagraph"/>
        <w:autoSpaceDE w:val="0"/>
        <w:autoSpaceDN w:val="0"/>
        <w:adjustRightInd w:val="0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i/>
        </w:rPr>
      </w:pPr>
    </w:p>
    <w:tbl>
      <w:tblPr>
        <w:tblW w:w="4776" w:type="dxa"/>
        <w:tblInd w:w="675" w:type="dxa"/>
        <w:tblLook w:val="04A0" w:firstRow="1" w:lastRow="0" w:firstColumn="1" w:lastColumn="0" w:noHBand="0" w:noVBand="1"/>
      </w:tblPr>
      <w:tblGrid>
        <w:gridCol w:w="809"/>
        <w:gridCol w:w="3967"/>
      </w:tblGrid>
      <w:tr w:rsidR="0003351E" w:rsidRPr="001A0B52" w14:paraId="3E49759B" w14:textId="77777777" w:rsidTr="0003351E">
        <w:trPr>
          <w:trHeight w:val="585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0CE906D5" w14:textId="77777777" w:rsidR="0003351E" w:rsidRPr="001A0B52" w:rsidRDefault="0003351E" w:rsidP="00CE16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62B7BFE4" w14:textId="77777777" w:rsidR="0003351E" w:rsidRPr="001A0B52" w:rsidRDefault="0003351E" w:rsidP="00A513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Ruang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Lingkup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**)</w:t>
            </w:r>
          </w:p>
        </w:tc>
      </w:tr>
      <w:tr w:rsidR="0003351E" w:rsidRPr="001A0B52" w14:paraId="26B438F0" w14:textId="77777777" w:rsidTr="0003351E">
        <w:trPr>
          <w:trHeight w:val="58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184BE" w14:textId="77777777" w:rsidR="0003351E" w:rsidRPr="001A0B52" w:rsidRDefault="0003351E" w:rsidP="00CE16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E20CD" w14:textId="77777777" w:rsidR="0003351E" w:rsidRPr="001A0B52" w:rsidRDefault="0003351E" w:rsidP="00CE16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41FD1FA8" w14:textId="77777777" w:rsidR="0003351E" w:rsidRPr="001A0B52" w:rsidRDefault="0003351E" w:rsidP="00CE16F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 w:themeColor="text1"/>
              </w:rPr>
            </w:pPr>
          </w:p>
        </w:tc>
      </w:tr>
      <w:tr w:rsidR="0003351E" w:rsidRPr="001A0B52" w14:paraId="5ED71734" w14:textId="77777777" w:rsidTr="0003351E">
        <w:trPr>
          <w:trHeight w:val="58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91EE9" w14:textId="77777777" w:rsidR="0003351E" w:rsidRPr="001A0B52" w:rsidRDefault="007A2C11" w:rsidP="00CE16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  <w:r w:rsidR="0003351E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3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3B4AC" w14:textId="77777777" w:rsidR="0003351E" w:rsidRPr="001A0B52" w:rsidRDefault="0003351E" w:rsidP="00CE16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7CA2154E" w14:textId="77777777" w:rsidR="00240AE8" w:rsidRPr="001A0B52" w:rsidRDefault="00240AE8" w:rsidP="009A2C5A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7118555B" w14:textId="77777777" w:rsidR="00387994" w:rsidRPr="001A0B52" w:rsidRDefault="00387994" w:rsidP="00387994">
      <w:pPr>
        <w:spacing w:after="0"/>
        <w:ind w:left="567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ruang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lingkup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Sistem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Elektronik</w:t>
      </w:r>
      <w:proofErr w:type="spellEnd"/>
    </w:p>
    <w:p w14:paraId="4D8F865C" w14:textId="77777777" w:rsidR="00240AE8" w:rsidRPr="001A0B52" w:rsidRDefault="00387994" w:rsidP="009A2C5A">
      <w:pPr>
        <w:spacing w:after="0" w:line="240" w:lineRule="auto"/>
        <w:ind w:left="567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>*</w:t>
      </w:r>
      <w:r w:rsidR="00240AE8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r w:rsidR="00A30F70" w:rsidRPr="001A0B52">
        <w:rPr>
          <w:rFonts w:ascii="Times New Roman" w:eastAsia="Times New Roman" w:hAnsi="Times New Roman" w:cs="Times New Roman"/>
          <w:i/>
          <w:iCs/>
          <w:color w:val="000000"/>
        </w:rPr>
        <w:t>Isi</w:t>
      </w:r>
      <w:r w:rsidR="00A51388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A51388" w:rsidRPr="001A0B52">
        <w:rPr>
          <w:rFonts w:ascii="Times New Roman" w:eastAsia="Times New Roman" w:hAnsi="Times New Roman" w:cs="Times New Roman"/>
          <w:i/>
          <w:iCs/>
          <w:color w:val="000000"/>
        </w:rPr>
        <w:t>kolom</w:t>
      </w:r>
      <w:proofErr w:type="spellEnd"/>
      <w:r w:rsidR="00A51388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A51388" w:rsidRPr="001A0B52">
        <w:rPr>
          <w:rFonts w:ascii="Times New Roman" w:eastAsia="Times New Roman" w:hAnsi="Times New Roman" w:cs="Times New Roman"/>
          <w:i/>
          <w:iCs/>
          <w:color w:val="000000"/>
        </w:rPr>
        <w:t>ini</w:t>
      </w:r>
      <w:proofErr w:type="spellEnd"/>
      <w:r w:rsidR="00A30F70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A30F70" w:rsidRPr="001A0B52">
        <w:rPr>
          <w:rFonts w:ascii="Times New Roman" w:eastAsia="Times New Roman" w:hAnsi="Times New Roman" w:cs="Times New Roman"/>
          <w:i/>
          <w:iCs/>
          <w:color w:val="000000"/>
        </w:rPr>
        <w:t>berdasarkan</w:t>
      </w:r>
      <w:proofErr w:type="spellEnd"/>
      <w:r w:rsidR="00A30F70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A30F70" w:rsidRPr="001A0B52">
        <w:rPr>
          <w:rFonts w:ascii="Times New Roman" w:eastAsia="Times New Roman" w:hAnsi="Times New Roman" w:cs="Times New Roman"/>
          <w:i/>
          <w:iCs/>
          <w:color w:val="000000"/>
        </w:rPr>
        <w:t>kategori</w:t>
      </w:r>
      <w:proofErr w:type="spellEnd"/>
      <w:r w:rsidR="00240AE8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240AE8" w:rsidRPr="001A0B52">
        <w:rPr>
          <w:rFonts w:ascii="Times New Roman" w:eastAsia="Times New Roman" w:hAnsi="Times New Roman" w:cs="Times New Roman"/>
          <w:i/>
          <w:iCs/>
          <w:color w:val="000000"/>
        </w:rPr>
        <w:t>Ruang</w:t>
      </w:r>
      <w:proofErr w:type="spellEnd"/>
      <w:r w:rsidR="00240AE8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240AE8" w:rsidRPr="001A0B52">
        <w:rPr>
          <w:rFonts w:ascii="Times New Roman" w:eastAsia="Times New Roman" w:hAnsi="Times New Roman" w:cs="Times New Roman"/>
          <w:i/>
          <w:iCs/>
          <w:color w:val="000000"/>
        </w:rPr>
        <w:t>Lingkup</w:t>
      </w:r>
      <w:proofErr w:type="spellEnd"/>
      <w:r w:rsidR="00240AE8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r w:rsidR="00240AE8" w:rsidRPr="001A0B52">
        <w:rPr>
          <w:rFonts w:ascii="Times New Roman" w:hAnsi="Times New Roman" w:cs="Times New Roman"/>
          <w:i/>
        </w:rPr>
        <w:t>(</w:t>
      </w:r>
      <w:proofErr w:type="spellStart"/>
      <w:r w:rsidR="00240AE8" w:rsidRPr="001A0B52">
        <w:rPr>
          <w:rFonts w:ascii="Times New Roman" w:hAnsi="Times New Roman" w:cs="Times New Roman"/>
          <w:i/>
        </w:rPr>
        <w:t>sesuai</w:t>
      </w:r>
      <w:proofErr w:type="spellEnd"/>
      <w:r w:rsidR="00240AE8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240AE8" w:rsidRPr="001A0B52">
        <w:rPr>
          <w:rFonts w:ascii="Times New Roman" w:hAnsi="Times New Roman" w:cs="Times New Roman"/>
          <w:i/>
        </w:rPr>
        <w:t>dengan</w:t>
      </w:r>
      <w:proofErr w:type="spellEnd"/>
      <w:r w:rsidR="00240AE8" w:rsidRPr="001A0B52">
        <w:rPr>
          <w:rFonts w:ascii="Times New Roman" w:hAnsi="Times New Roman" w:cs="Times New Roman"/>
          <w:i/>
        </w:rPr>
        <w:t xml:space="preserve"> UU 25 </w:t>
      </w:r>
      <w:proofErr w:type="spellStart"/>
      <w:r w:rsidR="00240AE8" w:rsidRPr="001A0B52">
        <w:rPr>
          <w:rFonts w:ascii="Times New Roman" w:hAnsi="Times New Roman" w:cs="Times New Roman"/>
          <w:i/>
        </w:rPr>
        <w:t>tahun</w:t>
      </w:r>
      <w:proofErr w:type="spellEnd"/>
      <w:r w:rsidR="00240AE8" w:rsidRPr="001A0B52">
        <w:rPr>
          <w:rFonts w:ascii="Times New Roman" w:hAnsi="Times New Roman" w:cs="Times New Roman"/>
          <w:i/>
        </w:rPr>
        <w:t xml:space="preserve"> 2009), </w:t>
      </w:r>
      <w:proofErr w:type="spellStart"/>
      <w:r w:rsidR="00A30F70" w:rsidRPr="001A0B52">
        <w:rPr>
          <w:rFonts w:ascii="Times New Roman" w:hAnsi="Times New Roman" w:cs="Times New Roman"/>
          <w:i/>
        </w:rPr>
        <w:t>diantaranya</w:t>
      </w:r>
      <w:proofErr w:type="spellEnd"/>
      <w:r w:rsidR="00240AE8" w:rsidRPr="001A0B52">
        <w:rPr>
          <w:rFonts w:ascii="Times New Roman" w:hAnsi="Times New Roman" w:cs="Times New Roman"/>
          <w:i/>
        </w:rPr>
        <w:t>:</w:t>
      </w:r>
    </w:p>
    <w:p w14:paraId="16224C78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Jaminan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Sosial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</w:p>
    <w:p w14:paraId="3CDC514A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Komunikasi</w:t>
      </w:r>
      <w:proofErr w:type="spellEnd"/>
      <w:r w:rsidRPr="001A0B52">
        <w:rPr>
          <w:rFonts w:ascii="Times New Roman" w:hAnsi="Times New Roman" w:cs="Times New Roman"/>
          <w:i/>
        </w:rPr>
        <w:t xml:space="preserve"> dan </w:t>
      </w:r>
      <w:proofErr w:type="spellStart"/>
      <w:r w:rsidRPr="001A0B52">
        <w:rPr>
          <w:rFonts w:ascii="Times New Roman" w:hAnsi="Times New Roman" w:cs="Times New Roman"/>
          <w:i/>
        </w:rPr>
        <w:t>Informasi</w:t>
      </w:r>
      <w:proofErr w:type="spellEnd"/>
    </w:p>
    <w:p w14:paraId="6B275879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Pariwisata</w:t>
      </w:r>
      <w:proofErr w:type="spellEnd"/>
    </w:p>
    <w:p w14:paraId="5F7A1CEE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>Pendidikan</w:t>
      </w:r>
    </w:p>
    <w:p w14:paraId="6AB4C3C7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Perhubungan</w:t>
      </w:r>
      <w:proofErr w:type="spellEnd"/>
    </w:p>
    <w:p w14:paraId="33C7AA05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Tempat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Tinggal</w:t>
      </w:r>
      <w:proofErr w:type="spellEnd"/>
    </w:p>
    <w:p w14:paraId="0DD25DE8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Energi</w:t>
      </w:r>
      <w:proofErr w:type="spellEnd"/>
    </w:p>
    <w:p w14:paraId="5A6949D2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Kesehatan</w:t>
      </w:r>
      <w:proofErr w:type="spellEnd"/>
    </w:p>
    <w:p w14:paraId="1441F481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Lingkungan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Hidup</w:t>
      </w:r>
      <w:proofErr w:type="spellEnd"/>
    </w:p>
    <w:p w14:paraId="414DABF7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lastRenderedPageBreak/>
        <w:t>Pekerjaan</w:t>
      </w:r>
      <w:proofErr w:type="spellEnd"/>
      <w:r w:rsidRPr="001A0B52">
        <w:rPr>
          <w:rFonts w:ascii="Times New Roman" w:hAnsi="Times New Roman" w:cs="Times New Roman"/>
          <w:i/>
        </w:rPr>
        <w:t xml:space="preserve"> dan Usaha</w:t>
      </w:r>
    </w:p>
    <w:p w14:paraId="5BCAF7EC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Perbankan</w:t>
      </w:r>
      <w:proofErr w:type="spellEnd"/>
    </w:p>
    <w:p w14:paraId="149606BB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Sumber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Daya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Alam</w:t>
      </w:r>
      <w:proofErr w:type="spellEnd"/>
    </w:p>
    <w:p w14:paraId="5A8D0049" w14:textId="77777777" w:rsidR="003B4CBC" w:rsidRPr="001A0B52" w:rsidRDefault="00A25557" w:rsidP="005E64CE">
      <w:pPr>
        <w:pStyle w:val="ListParagraph"/>
        <w:numPr>
          <w:ilvl w:val="0"/>
          <w:numId w:val="34"/>
        </w:numPr>
        <w:tabs>
          <w:tab w:val="num" w:pos="927"/>
        </w:tabs>
        <w:ind w:left="156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Pengajaran</w:t>
      </w:r>
      <w:proofErr w:type="spellEnd"/>
    </w:p>
    <w:p w14:paraId="6E50CDE1" w14:textId="77777777" w:rsidR="00240AE8" w:rsidRPr="001A0B52" w:rsidRDefault="00240AE8" w:rsidP="00245DA9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1134" w:hanging="283"/>
        <w:contextualSpacing w:val="0"/>
        <w:jc w:val="both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sektor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lainnya</w:t>
      </w:r>
      <w:proofErr w:type="spellEnd"/>
      <w:r w:rsidR="003E1DA6" w:rsidRPr="001A0B52">
        <w:rPr>
          <w:rFonts w:ascii="Times New Roman" w:hAnsi="Times New Roman" w:cs="Times New Roman"/>
          <w:i/>
        </w:rPr>
        <w:t xml:space="preserve"> (</w:t>
      </w:r>
      <w:proofErr w:type="spellStart"/>
      <w:r w:rsidR="003E1DA6" w:rsidRPr="001A0B52">
        <w:rPr>
          <w:rFonts w:ascii="Times New Roman" w:hAnsi="Times New Roman" w:cs="Times New Roman"/>
          <w:i/>
        </w:rPr>
        <w:t>jika</w:t>
      </w:r>
      <w:proofErr w:type="spellEnd"/>
      <w:r w:rsidR="003E1DA6" w:rsidRPr="001A0B52">
        <w:rPr>
          <w:rFonts w:ascii="Times New Roman" w:hAnsi="Times New Roman" w:cs="Times New Roman"/>
          <w:i/>
        </w:rPr>
        <w:t xml:space="preserve"> di </w:t>
      </w:r>
      <w:proofErr w:type="spellStart"/>
      <w:r w:rsidR="003E1DA6" w:rsidRPr="001A0B52">
        <w:rPr>
          <w:rFonts w:ascii="Times New Roman" w:hAnsi="Times New Roman" w:cs="Times New Roman"/>
          <w:i/>
        </w:rPr>
        <w:t>luar</w:t>
      </w:r>
      <w:proofErr w:type="spellEnd"/>
      <w:r w:rsidR="003E1DA6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3E1DA6" w:rsidRPr="001A0B52">
        <w:rPr>
          <w:rFonts w:ascii="Times New Roman" w:hAnsi="Times New Roman" w:cs="Times New Roman"/>
          <w:i/>
        </w:rPr>
        <w:t>pilihan</w:t>
      </w:r>
      <w:proofErr w:type="spellEnd"/>
      <w:r w:rsidR="003E1DA6"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="003E1DA6" w:rsidRPr="001A0B52">
        <w:rPr>
          <w:rFonts w:ascii="Times New Roman" w:hAnsi="Times New Roman" w:cs="Times New Roman"/>
          <w:i/>
        </w:rPr>
        <w:t>ada</w:t>
      </w:r>
      <w:proofErr w:type="spellEnd"/>
      <w:r w:rsidR="003E1DA6" w:rsidRPr="001A0B52">
        <w:rPr>
          <w:rFonts w:ascii="Times New Roman" w:hAnsi="Times New Roman" w:cs="Times New Roman"/>
          <w:i/>
        </w:rPr>
        <w:t>)</w:t>
      </w:r>
    </w:p>
    <w:p w14:paraId="2CF71704" w14:textId="77777777" w:rsidR="00240AE8" w:rsidRPr="001A0B52" w:rsidRDefault="00240AE8" w:rsidP="003E1DA6">
      <w:pPr>
        <w:spacing w:after="0" w:line="240" w:lineRule="auto"/>
        <w:ind w:left="1134" w:hanging="283"/>
        <w:jc w:val="both"/>
        <w:rPr>
          <w:rFonts w:ascii="Times New Roman" w:hAnsi="Times New Roman" w:cs="Times New Roman"/>
          <w:lang w:val="id-ID"/>
        </w:rPr>
      </w:pPr>
    </w:p>
    <w:p w14:paraId="1E3ACC0C" w14:textId="77777777" w:rsidR="00F12FC1" w:rsidRPr="001A0B52" w:rsidRDefault="00553284" w:rsidP="00245DA9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>Jenis</w:t>
      </w:r>
      <w:proofErr w:type="spellEnd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>Layanan</w:t>
      </w:r>
      <w:proofErr w:type="spellEnd"/>
    </w:p>
    <w:p w14:paraId="50B2A8CC" w14:textId="77777777" w:rsidR="00A51388" w:rsidRPr="001A0B52" w:rsidRDefault="00A51388" w:rsidP="00A51388">
      <w:pPr>
        <w:pStyle w:val="ListParagraph"/>
        <w:spacing w:after="0" w:line="240" w:lineRule="auto"/>
        <w:ind w:left="567"/>
        <w:rPr>
          <w:rFonts w:ascii="Times New Roman" w:hAnsi="Times New Roman" w:cs="Times New Roman"/>
          <w:i/>
        </w:rPr>
      </w:pPr>
      <w:r w:rsidRPr="001A0B52">
        <w:rPr>
          <w:rFonts w:ascii="Times New Roman" w:eastAsia="Times New Roman" w:hAnsi="Times New Roman" w:cs="Times New Roman"/>
          <w:bCs/>
          <w:i/>
          <w:color w:val="000000"/>
        </w:rPr>
        <w:t>(</w:t>
      </w: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Minimal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isikan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1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Jenis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Layanan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)</w:t>
      </w:r>
    </w:p>
    <w:p w14:paraId="71027C0A" w14:textId="77777777" w:rsidR="00553284" w:rsidRPr="001A0B52" w:rsidRDefault="00553284" w:rsidP="00553284">
      <w:pPr>
        <w:pStyle w:val="ListParagraph"/>
        <w:spacing w:after="0" w:line="240" w:lineRule="auto"/>
        <w:ind w:left="709"/>
        <w:rPr>
          <w:rFonts w:ascii="Times New Roman" w:hAnsi="Times New Roman" w:cs="Times New Roman"/>
        </w:rPr>
      </w:pPr>
    </w:p>
    <w:tbl>
      <w:tblPr>
        <w:tblW w:w="8986" w:type="dxa"/>
        <w:tblInd w:w="675" w:type="dxa"/>
        <w:tblLook w:val="04A0" w:firstRow="1" w:lastRow="0" w:firstColumn="1" w:lastColumn="0" w:noHBand="0" w:noVBand="1"/>
      </w:tblPr>
      <w:tblGrid>
        <w:gridCol w:w="510"/>
        <w:gridCol w:w="5440"/>
        <w:gridCol w:w="3042"/>
      </w:tblGrid>
      <w:tr w:rsidR="00984053" w:rsidRPr="001A0B52" w14:paraId="5DAE9B45" w14:textId="77777777" w:rsidTr="007A2C11">
        <w:trPr>
          <w:trHeight w:val="67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075D74FC" w14:textId="77777777" w:rsidR="00984053" w:rsidRPr="001A0B52" w:rsidRDefault="00984053" w:rsidP="00984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275DAA03" w14:textId="77777777" w:rsidR="003E1DA6" w:rsidRPr="001A0B52" w:rsidRDefault="00984053" w:rsidP="00A513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Layanan</w:t>
            </w:r>
            <w:proofErr w:type="spellEnd"/>
            <w:r w:rsidR="00A51388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="00B84579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4F4FECFC" w14:textId="77777777" w:rsidR="00984053" w:rsidRPr="001A0B52" w:rsidRDefault="003E1DA6" w:rsidP="003E1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(Isi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kolom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ini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berdasarkan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kategori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Jenis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Layanan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*</w:t>
            </w:r>
            <w:r w:rsidR="00387994"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*</w:t>
            </w:r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)</w:t>
            </w:r>
          </w:p>
        </w:tc>
        <w:tc>
          <w:tcPr>
            <w:tcW w:w="3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48436CB8" w14:textId="77777777" w:rsidR="00984053" w:rsidRPr="001A0B52" w:rsidRDefault="00984053" w:rsidP="00984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984053" w:rsidRPr="001A0B52" w14:paraId="441191D6" w14:textId="77777777" w:rsidTr="007A2C11">
        <w:trPr>
          <w:trHeight w:val="67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78A66" w14:textId="77777777" w:rsidR="00984053" w:rsidRPr="001A0B52" w:rsidRDefault="00984053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526DA" w14:textId="77777777" w:rsidR="00A51388" w:rsidRPr="001A0B52" w:rsidRDefault="00984053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  <w:p w14:paraId="0C402ABA" w14:textId="77777777" w:rsidR="00984053" w:rsidRPr="001A0B52" w:rsidRDefault="00984053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3D786" w14:textId="77777777" w:rsidR="00387994" w:rsidRPr="001A0B52" w:rsidRDefault="00387994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25FE644" w14:textId="77777777" w:rsidR="00387994" w:rsidRPr="001A0B52" w:rsidRDefault="00984053" w:rsidP="006A03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84053" w:rsidRPr="001A0B52" w14:paraId="1313316D" w14:textId="77777777" w:rsidTr="007A2C11">
        <w:trPr>
          <w:trHeight w:val="67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499B4" w14:textId="77777777" w:rsidR="00984053" w:rsidRPr="001A0B52" w:rsidRDefault="007A2C11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  <w:r w:rsidR="00387994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97BDC" w14:textId="77777777" w:rsidR="00984053" w:rsidRPr="001A0B52" w:rsidRDefault="00984053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18F4D" w14:textId="77777777" w:rsidR="00984053" w:rsidRPr="001A0B52" w:rsidRDefault="00984053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25BDBC4" w14:textId="77777777" w:rsidR="00B84579" w:rsidRPr="001A0B52" w:rsidRDefault="00B84579" w:rsidP="00A30F70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790ADEBE" w14:textId="77777777" w:rsidR="00387994" w:rsidRPr="001A0B52" w:rsidRDefault="00387994" w:rsidP="00387994">
      <w:pPr>
        <w:spacing w:after="0"/>
        <w:ind w:left="567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layanan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tersedia</w:t>
      </w:r>
      <w:proofErr w:type="spellEnd"/>
    </w:p>
    <w:p w14:paraId="3110187C" w14:textId="77777777" w:rsidR="00B84579" w:rsidRPr="001A0B52" w:rsidRDefault="00387994" w:rsidP="00A30F70">
      <w:pPr>
        <w:spacing w:after="0" w:line="240" w:lineRule="auto"/>
        <w:ind w:left="567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>*</w:t>
      </w:r>
      <w:r w:rsidR="00B84579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="003E1DA6" w:rsidRPr="001A0B52">
        <w:rPr>
          <w:rFonts w:ascii="Times New Roman" w:eastAsia="Times New Roman" w:hAnsi="Times New Roman" w:cs="Times New Roman"/>
          <w:i/>
          <w:iCs/>
          <w:color w:val="000000"/>
        </w:rPr>
        <w:t>Kategori</w:t>
      </w:r>
      <w:proofErr w:type="spellEnd"/>
      <w:r w:rsidR="003E1DA6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3E1DA6" w:rsidRPr="001A0B52">
        <w:rPr>
          <w:rFonts w:ascii="Times New Roman" w:eastAsia="Times New Roman" w:hAnsi="Times New Roman" w:cs="Times New Roman"/>
          <w:i/>
          <w:iCs/>
          <w:color w:val="000000"/>
        </w:rPr>
        <w:t>Jenis</w:t>
      </w:r>
      <w:proofErr w:type="spellEnd"/>
      <w:r w:rsidR="003E1DA6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3E1DA6" w:rsidRPr="001A0B52">
        <w:rPr>
          <w:rFonts w:ascii="Times New Roman" w:eastAsia="Times New Roman" w:hAnsi="Times New Roman" w:cs="Times New Roman"/>
          <w:i/>
          <w:iCs/>
          <w:color w:val="000000"/>
        </w:rPr>
        <w:t>Layanan</w:t>
      </w:r>
      <w:proofErr w:type="spellEnd"/>
      <w:r w:rsidR="00B84579" w:rsidRPr="001A0B52">
        <w:rPr>
          <w:rFonts w:ascii="Times New Roman" w:hAnsi="Times New Roman" w:cs="Times New Roman"/>
          <w:i/>
        </w:rPr>
        <w:t>:</w:t>
      </w:r>
    </w:p>
    <w:p w14:paraId="51881175" w14:textId="77777777" w:rsidR="00B84579" w:rsidRPr="001A0B52" w:rsidRDefault="00B84579" w:rsidP="00245DA9">
      <w:pPr>
        <w:pStyle w:val="ListParagraph"/>
        <w:numPr>
          <w:ilvl w:val="0"/>
          <w:numId w:val="12"/>
        </w:numPr>
        <w:spacing w:after="0" w:line="240" w:lineRule="auto"/>
        <w:ind w:hanging="241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Pelaporan</w:t>
      </w:r>
      <w:proofErr w:type="spellEnd"/>
      <w:r w:rsidRPr="001A0B52">
        <w:rPr>
          <w:rFonts w:ascii="Times New Roman" w:hAnsi="Times New Roman" w:cs="Times New Roman"/>
          <w:i/>
        </w:rPr>
        <w:t xml:space="preserve"> Masyarakat → </w:t>
      </w:r>
      <w:proofErr w:type="spellStart"/>
      <w:r w:rsidRPr="001A0B52">
        <w:rPr>
          <w:rFonts w:ascii="Times New Roman" w:hAnsi="Times New Roman" w:cs="Times New Roman"/>
          <w:i/>
        </w:rPr>
        <w:t>jika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tersedia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layanan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untuk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pelaporan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masyarakat</w:t>
      </w:r>
      <w:proofErr w:type="spellEnd"/>
      <w:r w:rsidR="00A51388" w:rsidRPr="001A0B52">
        <w:rPr>
          <w:rFonts w:ascii="Times New Roman" w:hAnsi="Times New Roman" w:cs="Times New Roman"/>
          <w:i/>
        </w:rPr>
        <w:t xml:space="preserve">; </w:t>
      </w:r>
      <w:proofErr w:type="spellStart"/>
      <w:r w:rsidR="00A51388" w:rsidRPr="001A0B52">
        <w:rPr>
          <w:rFonts w:ascii="Times New Roman" w:hAnsi="Times New Roman" w:cs="Times New Roman"/>
          <w:i/>
        </w:rPr>
        <w:t>atau</w:t>
      </w:r>
      <w:proofErr w:type="spellEnd"/>
    </w:p>
    <w:p w14:paraId="6C12891F" w14:textId="77777777" w:rsidR="00B84579" w:rsidRPr="001A0B52" w:rsidRDefault="00B84579" w:rsidP="00245DA9">
      <w:pPr>
        <w:pStyle w:val="ListParagraph"/>
        <w:numPr>
          <w:ilvl w:val="0"/>
          <w:numId w:val="12"/>
        </w:numPr>
        <w:spacing w:after="0" w:line="240" w:lineRule="auto"/>
        <w:ind w:hanging="241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Pembayaran</w:t>
      </w:r>
      <w:proofErr w:type="spellEnd"/>
      <w:r w:rsidRPr="001A0B52">
        <w:rPr>
          <w:rFonts w:ascii="Times New Roman" w:hAnsi="Times New Roman" w:cs="Times New Roman"/>
          <w:i/>
        </w:rPr>
        <w:t xml:space="preserve"> → </w:t>
      </w:r>
      <w:proofErr w:type="spellStart"/>
      <w:r w:rsidRPr="001A0B52">
        <w:rPr>
          <w:rFonts w:ascii="Times New Roman" w:hAnsi="Times New Roman" w:cs="Times New Roman"/>
          <w:i/>
        </w:rPr>
        <w:t>jika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tersedia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layanan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pembayaran</w:t>
      </w:r>
      <w:proofErr w:type="spellEnd"/>
      <w:r w:rsidR="00A51388" w:rsidRPr="001A0B52">
        <w:rPr>
          <w:rFonts w:ascii="Times New Roman" w:hAnsi="Times New Roman" w:cs="Times New Roman"/>
          <w:i/>
        </w:rPr>
        <w:t xml:space="preserve">; </w:t>
      </w:r>
      <w:proofErr w:type="spellStart"/>
      <w:r w:rsidR="00A51388" w:rsidRPr="001A0B52">
        <w:rPr>
          <w:rFonts w:ascii="Times New Roman" w:hAnsi="Times New Roman" w:cs="Times New Roman"/>
          <w:i/>
        </w:rPr>
        <w:t>atau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</w:p>
    <w:p w14:paraId="1E235F61" w14:textId="77777777" w:rsidR="00B84579" w:rsidRPr="001A0B52" w:rsidRDefault="00B84579" w:rsidP="00245DA9">
      <w:pPr>
        <w:pStyle w:val="ListParagraph"/>
        <w:numPr>
          <w:ilvl w:val="0"/>
          <w:numId w:val="12"/>
        </w:numPr>
        <w:spacing w:after="0" w:line="240" w:lineRule="auto"/>
        <w:ind w:hanging="241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Pendaftaran</w:t>
      </w:r>
      <w:proofErr w:type="spellEnd"/>
      <w:r w:rsidRPr="001A0B52">
        <w:rPr>
          <w:rFonts w:ascii="Times New Roman" w:hAnsi="Times New Roman" w:cs="Times New Roman"/>
          <w:i/>
        </w:rPr>
        <w:t xml:space="preserve"> → </w:t>
      </w:r>
      <w:proofErr w:type="spellStart"/>
      <w:r w:rsidRPr="001A0B52">
        <w:rPr>
          <w:rFonts w:ascii="Times New Roman" w:hAnsi="Times New Roman" w:cs="Times New Roman"/>
          <w:i/>
        </w:rPr>
        <w:t>jika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tersedia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layanan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pendaftaran</w:t>
      </w:r>
      <w:proofErr w:type="spellEnd"/>
      <w:r w:rsidR="00A51388" w:rsidRPr="001A0B52">
        <w:rPr>
          <w:rFonts w:ascii="Times New Roman" w:hAnsi="Times New Roman" w:cs="Times New Roman"/>
          <w:i/>
        </w:rPr>
        <w:t xml:space="preserve">; </w:t>
      </w:r>
      <w:proofErr w:type="spellStart"/>
      <w:r w:rsidR="00A51388" w:rsidRPr="001A0B52">
        <w:rPr>
          <w:rFonts w:ascii="Times New Roman" w:hAnsi="Times New Roman" w:cs="Times New Roman"/>
          <w:i/>
        </w:rPr>
        <w:t>atau</w:t>
      </w:r>
      <w:proofErr w:type="spellEnd"/>
    </w:p>
    <w:p w14:paraId="4E0EBC1E" w14:textId="77777777" w:rsidR="00B84579" w:rsidRPr="001A0B52" w:rsidRDefault="00B84579" w:rsidP="00245DA9">
      <w:pPr>
        <w:pStyle w:val="ListParagraph"/>
        <w:numPr>
          <w:ilvl w:val="0"/>
          <w:numId w:val="12"/>
        </w:numPr>
        <w:spacing w:after="0" w:line="240" w:lineRule="auto"/>
        <w:ind w:hanging="241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Perizinan</w:t>
      </w:r>
      <w:proofErr w:type="spellEnd"/>
      <w:r w:rsidRPr="001A0B52">
        <w:rPr>
          <w:rFonts w:ascii="Times New Roman" w:hAnsi="Times New Roman" w:cs="Times New Roman"/>
          <w:i/>
        </w:rPr>
        <w:t xml:space="preserve"> → </w:t>
      </w:r>
      <w:proofErr w:type="spellStart"/>
      <w:r w:rsidRPr="001A0B52">
        <w:rPr>
          <w:rFonts w:ascii="Times New Roman" w:hAnsi="Times New Roman" w:cs="Times New Roman"/>
          <w:i/>
        </w:rPr>
        <w:t>jika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tersedia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layanan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perizinan</w:t>
      </w:r>
      <w:proofErr w:type="spellEnd"/>
      <w:r w:rsidR="00A51388" w:rsidRPr="001A0B52">
        <w:rPr>
          <w:rFonts w:ascii="Times New Roman" w:hAnsi="Times New Roman" w:cs="Times New Roman"/>
          <w:i/>
        </w:rPr>
        <w:t xml:space="preserve">; </w:t>
      </w:r>
      <w:proofErr w:type="spellStart"/>
      <w:r w:rsidR="00A51388" w:rsidRPr="001A0B52">
        <w:rPr>
          <w:rFonts w:ascii="Times New Roman" w:hAnsi="Times New Roman" w:cs="Times New Roman"/>
          <w:i/>
        </w:rPr>
        <w:t>atau</w:t>
      </w:r>
      <w:proofErr w:type="spellEnd"/>
    </w:p>
    <w:p w14:paraId="2653A75D" w14:textId="77777777" w:rsidR="00B84579" w:rsidRPr="001A0B52" w:rsidRDefault="00B84579" w:rsidP="00245DA9">
      <w:pPr>
        <w:pStyle w:val="ListParagraph"/>
        <w:numPr>
          <w:ilvl w:val="0"/>
          <w:numId w:val="12"/>
        </w:numPr>
        <w:spacing w:after="0" w:line="240" w:lineRule="auto"/>
        <w:ind w:hanging="241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Publikasi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informasi</w:t>
      </w:r>
      <w:proofErr w:type="spellEnd"/>
      <w:r w:rsidRPr="001A0B52">
        <w:rPr>
          <w:rFonts w:ascii="Times New Roman" w:hAnsi="Times New Roman" w:cs="Times New Roman"/>
          <w:i/>
        </w:rPr>
        <w:t xml:space="preserve"> → </w:t>
      </w:r>
      <w:proofErr w:type="spellStart"/>
      <w:r w:rsidRPr="001A0B52">
        <w:rPr>
          <w:rFonts w:ascii="Times New Roman" w:hAnsi="Times New Roman" w:cs="Times New Roman"/>
          <w:i/>
        </w:rPr>
        <w:t>jika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layanan</w:t>
      </w:r>
      <w:proofErr w:type="spellEnd"/>
      <w:r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Pr="001A0B52">
        <w:rPr>
          <w:rFonts w:ascii="Times New Roman" w:hAnsi="Times New Roman" w:cs="Times New Roman"/>
          <w:i/>
        </w:rPr>
        <w:t>disediakan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hanya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sebagai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publikasi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informasi</w:t>
      </w:r>
      <w:proofErr w:type="spellEnd"/>
      <w:r w:rsidRPr="001A0B52">
        <w:rPr>
          <w:rFonts w:ascii="Times New Roman" w:hAnsi="Times New Roman" w:cs="Times New Roman"/>
          <w:i/>
        </w:rPr>
        <w:t>)</w:t>
      </w:r>
    </w:p>
    <w:p w14:paraId="724853CE" w14:textId="77777777" w:rsidR="00A25557" w:rsidRPr="001A0B52" w:rsidRDefault="00A25557" w:rsidP="00245DA9">
      <w:pPr>
        <w:pStyle w:val="ListParagraph"/>
        <w:numPr>
          <w:ilvl w:val="0"/>
          <w:numId w:val="12"/>
        </w:numPr>
        <w:spacing w:after="0" w:line="240" w:lineRule="auto"/>
        <w:ind w:hanging="241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Jenis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Layanan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Lainnya</w:t>
      </w:r>
      <w:proofErr w:type="spellEnd"/>
      <w:r w:rsidRPr="001A0B52">
        <w:rPr>
          <w:rFonts w:ascii="Times New Roman" w:hAnsi="Times New Roman" w:cs="Times New Roman"/>
          <w:i/>
        </w:rPr>
        <w:t xml:space="preserve">: </w:t>
      </w:r>
      <w:proofErr w:type="spellStart"/>
      <w:r w:rsidRPr="001A0B52">
        <w:rPr>
          <w:rFonts w:ascii="Times New Roman" w:hAnsi="Times New Roman" w:cs="Times New Roman"/>
          <w:i/>
        </w:rPr>
        <w:t>jika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jenis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layanan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Sistem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Elektronik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tidak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termasuk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dalam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kelima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kategori</w:t>
      </w:r>
      <w:proofErr w:type="spellEnd"/>
      <w:r w:rsidRPr="001A0B52">
        <w:rPr>
          <w:rFonts w:ascii="Times New Roman" w:hAnsi="Times New Roman" w:cs="Times New Roman"/>
          <w:i/>
        </w:rPr>
        <w:t xml:space="preserve"> di </w:t>
      </w:r>
      <w:proofErr w:type="spellStart"/>
      <w:r w:rsidRPr="001A0B52">
        <w:rPr>
          <w:rFonts w:ascii="Times New Roman" w:hAnsi="Times New Roman" w:cs="Times New Roman"/>
          <w:i/>
        </w:rPr>
        <w:t>atas</w:t>
      </w:r>
      <w:proofErr w:type="spellEnd"/>
    </w:p>
    <w:p w14:paraId="5BC3E871" w14:textId="6835AADC" w:rsidR="007A2C11" w:rsidRDefault="007A2C11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341329A9" w14:textId="356DCE0C" w:rsidR="0051144D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50867C33" w14:textId="52578233" w:rsidR="0051144D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022AB7EC" w14:textId="3BDE8099" w:rsidR="0051144D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61F83956" w14:textId="0ABC7B3A" w:rsidR="0051144D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7BD01185" w14:textId="783D1705" w:rsidR="0051144D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5AA916D2" w14:textId="23DD67CF" w:rsidR="0051144D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7FE42ACA" w14:textId="6F4A893B" w:rsidR="0051144D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197F9465" w14:textId="77777777" w:rsidR="0051144D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4079CA69" w14:textId="77777777" w:rsidR="0051144D" w:rsidRPr="001A0B52" w:rsidRDefault="0051144D" w:rsidP="006A03BD">
      <w:pPr>
        <w:spacing w:after="0" w:line="240" w:lineRule="auto"/>
        <w:jc w:val="both"/>
        <w:rPr>
          <w:rFonts w:ascii="Times New Roman" w:hAnsi="Times New Roman" w:cs="Times New Roman"/>
          <w:i/>
          <w:lang w:val="id-ID"/>
        </w:rPr>
      </w:pPr>
    </w:p>
    <w:p w14:paraId="05B91264" w14:textId="77777777" w:rsidR="00F12FC1" w:rsidRPr="001A0B52" w:rsidRDefault="00F622E8" w:rsidP="00245DA9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b/>
        </w:rPr>
        <w:lastRenderedPageBreak/>
        <w:t>Sistem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Pengamanan</w:t>
      </w:r>
      <w:proofErr w:type="spellEnd"/>
      <w:r w:rsidR="009A2C5A" w:rsidRPr="001A0B52">
        <w:rPr>
          <w:rFonts w:ascii="Times New Roman" w:hAnsi="Times New Roman" w:cs="Times New Roman"/>
          <w:b/>
        </w:rPr>
        <w:t xml:space="preserve"> </w:t>
      </w:r>
    </w:p>
    <w:p w14:paraId="280349EA" w14:textId="77777777" w:rsidR="00A51388" w:rsidRPr="001A0B52" w:rsidRDefault="00A51388" w:rsidP="003E1DA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(Isi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sistem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pengamanan</w:t>
      </w:r>
      <w:proofErr w:type="spellEnd"/>
      <w:r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Pr="001A0B52">
        <w:rPr>
          <w:rFonts w:ascii="Times New Roman" w:hAnsi="Times New Roman" w:cs="Times New Roman"/>
          <w:i/>
        </w:rPr>
        <w:t>di</w:t>
      </w:r>
      <w:r w:rsidR="00A25557" w:rsidRPr="001A0B52">
        <w:rPr>
          <w:rFonts w:ascii="Times New Roman" w:hAnsi="Times New Roman" w:cs="Times New Roman"/>
          <w:i/>
        </w:rPr>
        <w:t>terapkan</w:t>
      </w:r>
      <w:proofErr w:type="spellEnd"/>
      <w:r w:rsidRPr="001A0B52">
        <w:rPr>
          <w:rFonts w:ascii="Times New Roman" w:hAnsi="Times New Roman" w:cs="Times New Roman"/>
          <w:i/>
        </w:rPr>
        <w:t>(</w:t>
      </w:r>
      <w:proofErr w:type="spellStart"/>
      <w:r w:rsidRPr="001A0B52">
        <w:rPr>
          <w:rFonts w:ascii="Times New Roman" w:hAnsi="Times New Roman" w:cs="Times New Roman"/>
          <w:i/>
        </w:rPr>
        <w:t>jika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ada</w:t>
      </w:r>
      <w:proofErr w:type="spellEnd"/>
      <w:r w:rsidRPr="001A0B52">
        <w:rPr>
          <w:rFonts w:ascii="Times New Roman" w:hAnsi="Times New Roman" w:cs="Times New Roman"/>
          <w:i/>
        </w:rPr>
        <w:t>))</w:t>
      </w:r>
    </w:p>
    <w:p w14:paraId="213769B4" w14:textId="77777777" w:rsidR="00A51388" w:rsidRPr="001A0B52" w:rsidRDefault="00A51388" w:rsidP="00A51388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i/>
        </w:rPr>
      </w:pPr>
    </w:p>
    <w:tbl>
      <w:tblPr>
        <w:tblW w:w="9639" w:type="dxa"/>
        <w:tblInd w:w="675" w:type="dxa"/>
        <w:tblLook w:val="04A0" w:firstRow="1" w:lastRow="0" w:firstColumn="1" w:lastColumn="0" w:noHBand="0" w:noVBand="1"/>
      </w:tblPr>
      <w:tblGrid>
        <w:gridCol w:w="510"/>
        <w:gridCol w:w="3150"/>
        <w:gridCol w:w="5979"/>
      </w:tblGrid>
      <w:tr w:rsidR="00C957B6" w:rsidRPr="001A0B52" w14:paraId="2CB1F19A" w14:textId="77777777" w:rsidTr="00C957B6">
        <w:trPr>
          <w:trHeight w:val="66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65DEF41B" w14:textId="77777777" w:rsidR="00C957B6" w:rsidRPr="001A0B52" w:rsidRDefault="00C957B6" w:rsidP="009A2C5A">
            <w:pPr>
              <w:spacing w:after="0" w:line="240" w:lineRule="auto"/>
              <w:ind w:left="-9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3547A838" w14:textId="77777777" w:rsidR="00C957B6" w:rsidRPr="001A0B52" w:rsidRDefault="00C957B6" w:rsidP="00F62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Sistem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Pengamanan</w:t>
            </w:r>
            <w:proofErr w:type="spellEnd"/>
          </w:p>
        </w:tc>
        <w:tc>
          <w:tcPr>
            <w:tcW w:w="6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190D4237" w14:textId="77777777" w:rsidR="00C957B6" w:rsidRPr="001A0B52" w:rsidRDefault="00C957B6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C957B6" w:rsidRPr="001A0B52" w14:paraId="73F69879" w14:textId="77777777" w:rsidTr="00387994">
        <w:trPr>
          <w:trHeight w:val="66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E6E92" w14:textId="77777777" w:rsidR="00C957B6" w:rsidRPr="001A0B52" w:rsidRDefault="00C957B6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B7C6" w14:textId="77777777" w:rsidR="00C957B6" w:rsidRPr="001A0B52" w:rsidRDefault="00C957B6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6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7AED83" w14:textId="77777777" w:rsidR="00C957B6" w:rsidRPr="001A0B52" w:rsidRDefault="00C957B6" w:rsidP="00180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C957B6" w:rsidRPr="001A0B52" w14:paraId="7D092C6D" w14:textId="77777777" w:rsidTr="00387994">
        <w:trPr>
          <w:trHeight w:val="66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44AA6" w14:textId="77777777" w:rsidR="00C957B6" w:rsidRPr="001A0B52" w:rsidRDefault="00C957B6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387994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A357" w14:textId="77777777" w:rsidR="00C957B6" w:rsidRPr="001A0B52" w:rsidRDefault="00C957B6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6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6FCB2" w14:textId="77777777" w:rsidR="00C957B6" w:rsidRPr="001A0B52" w:rsidRDefault="00C957B6" w:rsidP="00387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3FA43DD" w14:textId="77777777" w:rsidR="00387994" w:rsidRPr="001A0B52" w:rsidRDefault="00387994" w:rsidP="0038799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130A4F47" w14:textId="77777777" w:rsidR="00387994" w:rsidRPr="001A0B52" w:rsidRDefault="00387994" w:rsidP="00387994">
      <w:pPr>
        <w:spacing w:after="0"/>
        <w:ind w:left="567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sistem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pengamanan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digunakan</w:t>
      </w:r>
      <w:proofErr w:type="spellEnd"/>
    </w:p>
    <w:p w14:paraId="0D90100B" w14:textId="77777777" w:rsidR="00C957B6" w:rsidRPr="001A0B52" w:rsidRDefault="00C957B6" w:rsidP="00C957B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i/>
        </w:rPr>
      </w:pPr>
    </w:p>
    <w:p w14:paraId="6AC420C7" w14:textId="77777777" w:rsidR="001678D6" w:rsidRPr="001A0B52" w:rsidRDefault="00E357D5" w:rsidP="00245DA9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>Sistem</w:t>
      </w:r>
      <w:proofErr w:type="spellEnd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>Terkait</w:t>
      </w:r>
      <w:proofErr w:type="spellEnd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012A67A3" w14:textId="77777777" w:rsidR="00A51388" w:rsidRPr="001A0B52" w:rsidRDefault="00A51388" w:rsidP="00A51388">
      <w:pPr>
        <w:pStyle w:val="ListParagraph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Cs/>
          <w:i/>
          <w:color w:val="000000"/>
        </w:rPr>
      </w:pPr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(Isi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satu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atau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lebih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sistem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elektronik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lain yang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berkaitan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langsung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sistem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yang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didaftarkan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(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jika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ada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))</w:t>
      </w:r>
    </w:p>
    <w:p w14:paraId="52D6768F" w14:textId="77777777" w:rsidR="00A51388" w:rsidRPr="001A0B52" w:rsidRDefault="00A51388" w:rsidP="00A51388">
      <w:pPr>
        <w:pStyle w:val="ListParagraph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W w:w="10773" w:type="dxa"/>
        <w:tblInd w:w="675" w:type="dxa"/>
        <w:tblLook w:val="04A0" w:firstRow="1" w:lastRow="0" w:firstColumn="1" w:lastColumn="0" w:noHBand="0" w:noVBand="1"/>
      </w:tblPr>
      <w:tblGrid>
        <w:gridCol w:w="567"/>
        <w:gridCol w:w="4193"/>
        <w:gridCol w:w="6013"/>
      </w:tblGrid>
      <w:tr w:rsidR="00E357D5" w:rsidRPr="001A0B52" w14:paraId="15389C7F" w14:textId="77777777" w:rsidTr="00387994">
        <w:trPr>
          <w:trHeight w:val="46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088F3B73" w14:textId="77777777" w:rsidR="00E357D5" w:rsidRPr="001A0B52" w:rsidRDefault="00E357D5" w:rsidP="009805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4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79E84E24" w14:textId="77777777" w:rsidR="00E357D5" w:rsidRPr="001A0B52" w:rsidRDefault="00E357D5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Sistem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Terkait</w:t>
            </w:r>
            <w:proofErr w:type="spellEnd"/>
          </w:p>
        </w:tc>
        <w:tc>
          <w:tcPr>
            <w:tcW w:w="6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600AB117" w14:textId="77777777" w:rsidR="00E357D5" w:rsidRPr="001A0B52" w:rsidRDefault="00E357D5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E357D5" w:rsidRPr="001A0B52" w14:paraId="56D2172E" w14:textId="77777777" w:rsidTr="00387994">
        <w:trPr>
          <w:trHeight w:val="46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85F25" w14:textId="77777777" w:rsidR="00E357D5" w:rsidRPr="001A0B52" w:rsidRDefault="00E357D5" w:rsidP="009805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F253" w14:textId="77777777" w:rsidR="00387994" w:rsidRPr="001A0B52" w:rsidRDefault="00E357D5" w:rsidP="009805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14:paraId="254B1280" w14:textId="77777777" w:rsidR="00E357D5" w:rsidRPr="001A0B52" w:rsidRDefault="00E357D5" w:rsidP="009805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lang w:val="id-ID"/>
              </w:rPr>
            </w:pPr>
          </w:p>
        </w:tc>
        <w:tc>
          <w:tcPr>
            <w:tcW w:w="6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182C2" w14:textId="77777777" w:rsidR="00E357D5" w:rsidRPr="001A0B52" w:rsidRDefault="00E357D5" w:rsidP="009805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lang w:val="id-ID"/>
              </w:rPr>
            </w:pPr>
          </w:p>
        </w:tc>
      </w:tr>
      <w:tr w:rsidR="00E357D5" w:rsidRPr="001A0B52" w14:paraId="5F063D4A" w14:textId="77777777" w:rsidTr="00387994">
        <w:trPr>
          <w:trHeight w:val="46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01D38" w14:textId="77777777" w:rsidR="00E357D5" w:rsidRPr="001A0B52" w:rsidRDefault="00E357D5" w:rsidP="009805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387994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4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DE18F" w14:textId="77777777" w:rsidR="00E357D5" w:rsidRPr="001A0B52" w:rsidRDefault="00E357D5" w:rsidP="009805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  <w:tc>
          <w:tcPr>
            <w:tcW w:w="6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2FA38" w14:textId="77777777" w:rsidR="00E357D5" w:rsidRPr="001A0B52" w:rsidRDefault="00E357D5" w:rsidP="009805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</w:tr>
    </w:tbl>
    <w:p w14:paraId="0D6A1EF8" w14:textId="77777777" w:rsidR="00387994" w:rsidRPr="001A0B52" w:rsidRDefault="00387994" w:rsidP="0038799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3B32D6D4" w14:textId="77777777" w:rsidR="00387994" w:rsidRDefault="00387994" w:rsidP="00180FB9">
      <w:pPr>
        <w:spacing w:after="0"/>
        <w:ind w:left="567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sistem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terkait</w:t>
      </w:r>
      <w:proofErr w:type="spellEnd"/>
    </w:p>
    <w:p w14:paraId="2868487A" w14:textId="4E6CB930" w:rsidR="0051144D" w:rsidRDefault="0051144D">
      <w:pPr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br w:type="page"/>
      </w:r>
    </w:p>
    <w:p w14:paraId="3C093FC1" w14:textId="77777777" w:rsidR="001A0B52" w:rsidRDefault="001A0B52" w:rsidP="00180FB9">
      <w:pPr>
        <w:spacing w:after="0"/>
        <w:ind w:left="567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6533BF7D" w14:textId="77777777" w:rsidR="00A51388" w:rsidRPr="001A0B52" w:rsidRDefault="006B1826" w:rsidP="00245DA9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eastAsia="Times New Roman" w:hAnsi="Times New Roman" w:cs="Times New Roman"/>
          <w:b/>
          <w:iCs/>
          <w:color w:val="000000"/>
        </w:rPr>
        <w:t>Sertifikasi</w:t>
      </w:r>
      <w:proofErr w:type="spellEnd"/>
      <w:r w:rsidR="00C957B6" w:rsidRPr="001A0B52">
        <w:rPr>
          <w:rFonts w:ascii="Times New Roman" w:eastAsia="Times New Roman" w:hAnsi="Times New Roman" w:cs="Times New Roman"/>
          <w:b/>
          <w:iCs/>
          <w:color w:val="000000"/>
        </w:rPr>
        <w:t xml:space="preserve"> </w:t>
      </w:r>
    </w:p>
    <w:p w14:paraId="0D460F2E" w14:textId="77777777" w:rsidR="00A51388" w:rsidRPr="001A0B52" w:rsidRDefault="00A51388" w:rsidP="00A51388">
      <w:pPr>
        <w:pStyle w:val="ListParagraph"/>
        <w:ind w:left="567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>(</w:t>
      </w:r>
      <w:proofErr w:type="spellStart"/>
      <w:r w:rsidRPr="001A0B52">
        <w:rPr>
          <w:rFonts w:ascii="Times New Roman" w:hAnsi="Times New Roman" w:cs="Times New Roman"/>
          <w:i/>
        </w:rPr>
        <w:t>Diisi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semua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sertifikasi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="00A25557" w:rsidRPr="001A0B52">
        <w:rPr>
          <w:rFonts w:ascii="Times New Roman" w:hAnsi="Times New Roman" w:cs="Times New Roman"/>
          <w:i/>
        </w:rPr>
        <w:t>terkait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dengan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Sistem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Elektronik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. </w:t>
      </w:r>
      <w:proofErr w:type="spellStart"/>
      <w:r w:rsidR="00A25557" w:rsidRPr="001A0B52">
        <w:rPr>
          <w:rFonts w:ascii="Times New Roman" w:hAnsi="Times New Roman" w:cs="Times New Roman"/>
          <w:i/>
        </w:rPr>
        <w:t>Contoh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sertifikasi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="00A25557" w:rsidRPr="001A0B52">
        <w:rPr>
          <w:rFonts w:ascii="Times New Roman" w:hAnsi="Times New Roman" w:cs="Times New Roman"/>
          <w:i/>
        </w:rPr>
        <w:t>dapat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dimasukkan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yaitu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: </w:t>
      </w:r>
      <w:proofErr w:type="spellStart"/>
      <w:r w:rsidR="00A25557" w:rsidRPr="001A0B52">
        <w:rPr>
          <w:rFonts w:ascii="Times New Roman" w:hAnsi="Times New Roman" w:cs="Times New Roman"/>
          <w:i/>
        </w:rPr>
        <w:t>sertifikasi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lulus audit, </w:t>
      </w:r>
      <w:proofErr w:type="spellStart"/>
      <w:r w:rsidR="00A25557" w:rsidRPr="001A0B52">
        <w:rPr>
          <w:rFonts w:ascii="Times New Roman" w:hAnsi="Times New Roman" w:cs="Times New Roman"/>
          <w:i/>
        </w:rPr>
        <w:t>sertifikasi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layanan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publik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terbaik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di </w:t>
      </w:r>
      <w:proofErr w:type="spellStart"/>
      <w:r w:rsidR="00A25557" w:rsidRPr="001A0B52">
        <w:rPr>
          <w:rFonts w:ascii="Times New Roman" w:hAnsi="Times New Roman" w:cs="Times New Roman"/>
          <w:i/>
        </w:rPr>
        <w:t>kabupaten</w:t>
      </w:r>
      <w:proofErr w:type="spellEnd"/>
      <w:r w:rsidR="00A25557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A25557" w:rsidRPr="001A0B52">
        <w:rPr>
          <w:rFonts w:ascii="Times New Roman" w:hAnsi="Times New Roman" w:cs="Times New Roman"/>
          <w:i/>
        </w:rPr>
        <w:t>tertentu</w:t>
      </w:r>
      <w:proofErr w:type="spellEnd"/>
      <w:r w:rsidR="00A25557" w:rsidRPr="001A0B52">
        <w:rPr>
          <w:rFonts w:ascii="Times New Roman" w:hAnsi="Times New Roman" w:cs="Times New Roman"/>
          <w:i/>
        </w:rPr>
        <w:t>.</w:t>
      </w:r>
      <w:r w:rsidR="00A25557" w:rsidRPr="001A0B52">
        <w:rPr>
          <w:rFonts w:ascii="Times New Roman" w:hAnsi="Times New Roman" w:cs="Times New Roman"/>
          <w:i/>
          <w:lang w:eastAsia="ko-KR"/>
        </w:rPr>
        <w:t xml:space="preserve"> </w:t>
      </w:r>
      <w:r w:rsidRPr="001A0B52">
        <w:rPr>
          <w:rFonts w:ascii="Times New Roman" w:hAnsi="Times New Roman" w:cs="Times New Roman"/>
          <w:i/>
          <w:lang w:eastAsia="ko-KR"/>
        </w:rPr>
        <w:t xml:space="preserve">(softcopy </w:t>
      </w:r>
      <w:proofErr w:type="spellStart"/>
      <w:r w:rsidRPr="001A0B52">
        <w:rPr>
          <w:rFonts w:ascii="Times New Roman" w:hAnsi="Times New Roman" w:cs="Times New Roman"/>
          <w:i/>
          <w:lang w:eastAsia="ko-KR"/>
        </w:rPr>
        <w:t>sertifikat</w:t>
      </w:r>
      <w:proofErr w:type="spellEnd"/>
      <w:r w:rsidRPr="001A0B52">
        <w:rPr>
          <w:rFonts w:ascii="Times New Roman" w:hAnsi="Times New Roman" w:cs="Times New Roman"/>
          <w:i/>
          <w:lang w:eastAsia="ko-KR"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  <w:lang w:eastAsia="ko-KR"/>
        </w:rPr>
        <w:t>dapat</w:t>
      </w:r>
      <w:proofErr w:type="spellEnd"/>
      <w:r w:rsidRPr="001A0B52">
        <w:rPr>
          <w:rFonts w:ascii="Times New Roman" w:hAnsi="Times New Roman" w:cs="Times New Roman"/>
          <w:i/>
          <w:lang w:eastAsia="ko-KR"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  <w:lang w:eastAsia="ko-KR"/>
        </w:rPr>
        <w:t>dilampirkan</w:t>
      </w:r>
      <w:proofErr w:type="spellEnd"/>
      <w:r w:rsidRPr="001A0B52">
        <w:rPr>
          <w:rFonts w:ascii="Times New Roman" w:hAnsi="Times New Roman" w:cs="Times New Roman"/>
          <w:i/>
          <w:lang w:eastAsia="ko-KR"/>
        </w:rPr>
        <w:t>))</w:t>
      </w:r>
    </w:p>
    <w:p w14:paraId="53C11959" w14:textId="77777777" w:rsidR="00A51388" w:rsidRPr="001A0B52" w:rsidRDefault="00A51388" w:rsidP="00387994">
      <w:pPr>
        <w:pStyle w:val="ListParagraph"/>
        <w:ind w:left="284"/>
        <w:rPr>
          <w:rFonts w:ascii="Times New Roman" w:hAnsi="Times New Roman" w:cs="Times New Roman"/>
        </w:rPr>
      </w:pPr>
    </w:p>
    <w:tbl>
      <w:tblPr>
        <w:tblW w:w="13517" w:type="dxa"/>
        <w:tblInd w:w="91" w:type="dxa"/>
        <w:tblLook w:val="04A0" w:firstRow="1" w:lastRow="0" w:firstColumn="1" w:lastColumn="0" w:noHBand="0" w:noVBand="1"/>
      </w:tblPr>
      <w:tblGrid>
        <w:gridCol w:w="510"/>
        <w:gridCol w:w="2507"/>
        <w:gridCol w:w="2700"/>
        <w:gridCol w:w="1253"/>
        <w:gridCol w:w="989"/>
        <w:gridCol w:w="1163"/>
        <w:gridCol w:w="1232"/>
        <w:gridCol w:w="1109"/>
        <w:gridCol w:w="2054"/>
      </w:tblGrid>
      <w:tr w:rsidR="00387994" w:rsidRPr="001A0B52" w14:paraId="59D827AF" w14:textId="77777777" w:rsidTr="006B02FE">
        <w:trPr>
          <w:trHeight w:val="660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31F649AB" w14:textId="77777777" w:rsidR="00387994" w:rsidRPr="001A0B52" w:rsidRDefault="00387994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5074F2E5" w14:textId="77777777" w:rsidR="00387994" w:rsidRPr="001A0B52" w:rsidRDefault="00387994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Sertifikat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319729DD" w14:textId="77777777" w:rsidR="00387994" w:rsidRPr="001A0B52" w:rsidRDefault="00A25557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Institusi</w:t>
            </w:r>
            <w:proofErr w:type="spellEnd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(yang </w:t>
            </w:r>
            <w:proofErr w:type="spellStart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mengeluarkan</w:t>
            </w:r>
            <w:proofErr w:type="spellEnd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sertifikat</w:t>
            </w:r>
            <w:proofErr w:type="spellEnd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0F2DC1A1" w14:textId="77777777" w:rsidR="00387994" w:rsidRPr="001A0B52" w:rsidRDefault="00387994" w:rsidP="00A25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Tanggal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A25557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Terbit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6969F5C2" w14:textId="77777777" w:rsidR="00387994" w:rsidRPr="001A0B52" w:rsidRDefault="00A25557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Tanggal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Mulai</w:t>
            </w:r>
            <w:proofErr w:type="spellEnd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38799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Berlaku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2105FD21" w14:textId="77777777" w:rsidR="00387994" w:rsidRPr="001A0B52" w:rsidRDefault="00387994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Tanggal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A25557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Habis</w:t>
            </w:r>
            <w:proofErr w:type="spellEnd"/>
            <w:r w:rsidR="00A25557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Berlaku</w:t>
            </w:r>
            <w:proofErr w:type="spellEnd"/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7DCC92CE" w14:textId="77777777" w:rsidR="00387994" w:rsidRPr="001A0B52" w:rsidRDefault="00387994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Masa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Berlaku</w:t>
            </w:r>
            <w:proofErr w:type="spellEnd"/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2C28F567" w14:textId="77777777" w:rsidR="00387994" w:rsidRPr="001A0B52" w:rsidRDefault="00387994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No.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Sertifikat</w:t>
            </w:r>
            <w:proofErr w:type="spellEnd"/>
          </w:p>
        </w:tc>
        <w:tc>
          <w:tcPr>
            <w:tcW w:w="2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bottom"/>
            <w:hideMark/>
          </w:tcPr>
          <w:p w14:paraId="3A5B40F7" w14:textId="77777777" w:rsidR="00387994" w:rsidRPr="001A0B52" w:rsidRDefault="00387994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Ruang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Lingkup</w:t>
            </w:r>
            <w:proofErr w:type="spellEnd"/>
          </w:p>
        </w:tc>
      </w:tr>
      <w:tr w:rsidR="00387994" w:rsidRPr="001A0B52" w14:paraId="6E31B1B3" w14:textId="77777777" w:rsidTr="006B02FE">
        <w:trPr>
          <w:trHeight w:val="66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74A40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865BE" w14:textId="77777777" w:rsidR="00387994" w:rsidRPr="001A0B52" w:rsidRDefault="00387994" w:rsidP="00180FB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42AD3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BBC3C9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2B569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064A40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5B2935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89353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488C0E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387994" w:rsidRPr="001A0B52" w14:paraId="6946D8D9" w14:textId="77777777" w:rsidTr="006B02FE">
        <w:trPr>
          <w:trHeight w:val="66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B1E36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2*)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2AC99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43F27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77F48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AA4E6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51127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FD9E9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7AA31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8FEE1" w14:textId="77777777" w:rsidR="00387994" w:rsidRPr="001A0B52" w:rsidRDefault="00387994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5DF9F83D" w14:textId="77777777" w:rsidR="00387994" w:rsidRPr="001A0B52" w:rsidRDefault="00387994" w:rsidP="0038799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59B51C38" w14:textId="77777777" w:rsidR="00387994" w:rsidRPr="001A0B52" w:rsidRDefault="00387994" w:rsidP="00387994">
      <w:pPr>
        <w:spacing w:after="0"/>
        <w:ind w:left="567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sertifika</w:t>
      </w:r>
      <w:r w:rsidR="00A25557" w:rsidRPr="001A0B52">
        <w:rPr>
          <w:rFonts w:ascii="Times New Roman" w:eastAsia="Times New Roman" w:hAnsi="Times New Roman" w:cs="Times New Roman"/>
          <w:i/>
          <w:iCs/>
          <w:color w:val="000000"/>
        </w:rPr>
        <w:t>si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dimiliki</w:t>
      </w:r>
      <w:proofErr w:type="spellEnd"/>
    </w:p>
    <w:p w14:paraId="140864F1" w14:textId="77777777" w:rsidR="00180FB9" w:rsidRPr="001A0B52" w:rsidRDefault="00180FB9" w:rsidP="00C021A4">
      <w:pPr>
        <w:rPr>
          <w:rFonts w:ascii="Times New Roman" w:hAnsi="Times New Roman" w:cs="Times New Roman"/>
        </w:rPr>
      </w:pPr>
    </w:p>
    <w:p w14:paraId="211527CD" w14:textId="77777777" w:rsidR="001678D6" w:rsidRPr="001A0B52" w:rsidRDefault="001678D6" w:rsidP="00245DA9">
      <w:pPr>
        <w:pStyle w:val="ListParagraph"/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>Pengguna</w:t>
      </w:r>
      <w:proofErr w:type="spellEnd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/>
          <w:bCs/>
          <w:color w:val="000000"/>
        </w:rPr>
        <w:t>Layanan</w:t>
      </w:r>
      <w:proofErr w:type="spellEnd"/>
      <w:r w:rsidR="008A147E" w:rsidRPr="001A0B52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43A4AA6E" w14:textId="77777777" w:rsidR="00A51388" w:rsidRPr="001A0B52" w:rsidRDefault="00A51388" w:rsidP="00A51388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color w:val="000000"/>
        </w:rPr>
      </w:pPr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(Isi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satu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atau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lebih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="003B1385" w:rsidRPr="001A0B52">
        <w:rPr>
          <w:rFonts w:ascii="Times New Roman" w:eastAsia="Times New Roman" w:hAnsi="Times New Roman" w:cs="Times New Roman"/>
          <w:bCs/>
          <w:i/>
          <w:color w:val="000000"/>
        </w:rPr>
        <w:t>kelompok</w:t>
      </w:r>
      <w:proofErr w:type="spellEnd"/>
      <w:r w:rsidR="003B1385"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pengguna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Sistem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Elektronik</w:t>
      </w:r>
      <w:proofErr w:type="spellEnd"/>
      <w:r w:rsidRPr="001A0B52">
        <w:rPr>
          <w:rFonts w:ascii="Times New Roman" w:hAnsi="Times New Roman" w:cs="Times New Roman"/>
          <w:i/>
        </w:rPr>
        <w:t>)</w:t>
      </w:r>
    </w:p>
    <w:tbl>
      <w:tblPr>
        <w:tblW w:w="9282" w:type="dxa"/>
        <w:tblInd w:w="675" w:type="dxa"/>
        <w:tblLook w:val="04A0" w:firstRow="1" w:lastRow="0" w:firstColumn="1" w:lastColumn="0" w:noHBand="0" w:noVBand="1"/>
      </w:tblPr>
      <w:tblGrid>
        <w:gridCol w:w="510"/>
        <w:gridCol w:w="6466"/>
        <w:gridCol w:w="2312"/>
      </w:tblGrid>
      <w:tr w:rsidR="00F622E8" w:rsidRPr="001A0B52" w14:paraId="6DAA0C05" w14:textId="77777777" w:rsidTr="007A2C11">
        <w:trPr>
          <w:trHeight w:val="46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1F2B1854" w14:textId="77777777" w:rsidR="00F622E8" w:rsidRPr="001A0B52" w:rsidRDefault="00F622E8" w:rsidP="00F622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6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5351043D" w14:textId="77777777" w:rsidR="00F622E8" w:rsidRPr="001A0B52" w:rsidRDefault="00F622E8" w:rsidP="00A6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Pengguna</w:t>
            </w:r>
            <w:proofErr w:type="spellEnd"/>
            <w:r w:rsidR="008A147E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661C7B10" w14:textId="77777777" w:rsidR="00F622E8" w:rsidRPr="001A0B52" w:rsidRDefault="00F622E8" w:rsidP="00F62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F622E8" w:rsidRPr="001A0B52" w14:paraId="5A4BF277" w14:textId="77777777" w:rsidTr="007A2C11">
        <w:trPr>
          <w:trHeight w:val="46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C1BA5" w14:textId="77777777" w:rsidR="00F622E8" w:rsidRPr="001A0B52" w:rsidRDefault="00F622E8" w:rsidP="00F622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D5E4A" w14:textId="77777777" w:rsidR="00F622E8" w:rsidRPr="001A0B52" w:rsidRDefault="00F622E8" w:rsidP="00180FB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  <w:r w:rsidR="00A51388" w:rsidRPr="001A0B5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6EC16" w14:textId="77777777" w:rsidR="00F622E8" w:rsidRPr="001A0B52" w:rsidRDefault="00F622E8" w:rsidP="00A65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</w:tr>
      <w:tr w:rsidR="00A51388" w:rsidRPr="001A0B52" w14:paraId="3CBF2483" w14:textId="77777777" w:rsidTr="007A2C11">
        <w:trPr>
          <w:trHeight w:val="46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19D57" w14:textId="77777777" w:rsidR="00A51388" w:rsidRPr="001A0B52" w:rsidRDefault="007A2C11" w:rsidP="00F622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  <w:r w:rsidR="00A651C5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6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DF1D8" w14:textId="77777777" w:rsidR="00A51388" w:rsidRPr="001A0B52" w:rsidRDefault="00A51388" w:rsidP="00A651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399C6" w14:textId="77777777" w:rsidR="00A51388" w:rsidRPr="001A0B52" w:rsidRDefault="00A51388" w:rsidP="00A65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</w:tr>
    </w:tbl>
    <w:p w14:paraId="0BE8786E" w14:textId="77777777" w:rsidR="001B5B7F" w:rsidRPr="001A0B52" w:rsidRDefault="008A147E" w:rsidP="008A147E">
      <w:pPr>
        <w:pStyle w:val="ListParagraph"/>
        <w:spacing w:after="0"/>
        <w:ind w:left="567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hAnsi="Times New Roman" w:cs="Times New Roman"/>
        </w:rPr>
        <w:t>Catatan</w:t>
      </w:r>
      <w:proofErr w:type="spellEnd"/>
      <w:r w:rsidRPr="001A0B52">
        <w:rPr>
          <w:rFonts w:ascii="Times New Roman" w:hAnsi="Times New Roman" w:cs="Times New Roman"/>
        </w:rPr>
        <w:t>:</w:t>
      </w:r>
    </w:p>
    <w:p w14:paraId="7060C855" w14:textId="77777777" w:rsidR="00A651C5" w:rsidRPr="001A0B52" w:rsidRDefault="00A651C5" w:rsidP="00A51388">
      <w:pPr>
        <w:spacing w:after="0"/>
        <w:ind w:left="567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*) </w:t>
      </w:r>
      <w:proofErr w:type="spellStart"/>
      <w:r w:rsidRPr="001A0B52">
        <w:rPr>
          <w:rFonts w:ascii="Times New Roman" w:hAnsi="Times New Roman" w:cs="Times New Roman"/>
          <w:i/>
        </w:rPr>
        <w:t>Tambahkan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sesuai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kategori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pengguna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Sistem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Elektronik</w:t>
      </w:r>
      <w:proofErr w:type="spellEnd"/>
      <w:r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Pr="001A0B52">
        <w:rPr>
          <w:rFonts w:ascii="Times New Roman" w:hAnsi="Times New Roman" w:cs="Times New Roman"/>
          <w:i/>
        </w:rPr>
        <w:t>didaftarkan</w:t>
      </w:r>
      <w:proofErr w:type="spellEnd"/>
    </w:p>
    <w:p w14:paraId="4BF263CF" w14:textId="77777777" w:rsidR="008A147E" w:rsidRDefault="00A651C5" w:rsidP="00180FB9">
      <w:pPr>
        <w:spacing w:after="0"/>
        <w:ind w:left="567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**) </w:t>
      </w:r>
      <w:proofErr w:type="spellStart"/>
      <w:r w:rsidRPr="001A0B52">
        <w:rPr>
          <w:rFonts w:ascii="Times New Roman" w:hAnsi="Times New Roman" w:cs="Times New Roman"/>
          <w:i/>
        </w:rPr>
        <w:t>Pilih</w:t>
      </w:r>
      <w:proofErr w:type="spellEnd"/>
      <w:r w:rsidRPr="001A0B52">
        <w:rPr>
          <w:rFonts w:ascii="Times New Roman" w:hAnsi="Times New Roman" w:cs="Times New Roman"/>
          <w:i/>
        </w:rPr>
        <w:t xml:space="preserve"> salah </w:t>
      </w:r>
      <w:proofErr w:type="spellStart"/>
      <w:r w:rsidRPr="001A0B52">
        <w:rPr>
          <w:rFonts w:ascii="Times New Roman" w:hAnsi="Times New Roman" w:cs="Times New Roman"/>
          <w:i/>
        </w:rPr>
        <w:t>satu</w:t>
      </w:r>
      <w:proofErr w:type="spellEnd"/>
    </w:p>
    <w:p w14:paraId="2CEBCAA7" w14:textId="77777777" w:rsidR="001A0B52" w:rsidRDefault="001A0B52" w:rsidP="00180FB9">
      <w:pPr>
        <w:spacing w:after="0"/>
        <w:ind w:left="567"/>
        <w:rPr>
          <w:rFonts w:ascii="Times New Roman" w:hAnsi="Times New Roman" w:cs="Times New Roman"/>
          <w:i/>
        </w:rPr>
      </w:pPr>
    </w:p>
    <w:p w14:paraId="6CCA22F6" w14:textId="77777777" w:rsidR="001A0B52" w:rsidRDefault="001A0B52" w:rsidP="00180FB9">
      <w:pPr>
        <w:spacing w:after="0"/>
        <w:ind w:left="567"/>
        <w:rPr>
          <w:rFonts w:ascii="Times New Roman" w:hAnsi="Times New Roman" w:cs="Times New Roman"/>
          <w:i/>
        </w:rPr>
      </w:pPr>
    </w:p>
    <w:p w14:paraId="21AC1D59" w14:textId="77777777" w:rsidR="001A0B52" w:rsidRDefault="001A0B52" w:rsidP="00180FB9">
      <w:pPr>
        <w:spacing w:after="0"/>
        <w:ind w:left="567"/>
        <w:rPr>
          <w:rFonts w:ascii="Times New Roman" w:hAnsi="Times New Roman" w:cs="Times New Roman"/>
          <w:i/>
        </w:rPr>
      </w:pPr>
    </w:p>
    <w:p w14:paraId="62EE9B0C" w14:textId="77777777" w:rsidR="001A0B52" w:rsidRDefault="001A0B52" w:rsidP="00180FB9">
      <w:pPr>
        <w:spacing w:after="0"/>
        <w:ind w:left="567"/>
        <w:rPr>
          <w:rFonts w:ascii="Times New Roman" w:hAnsi="Times New Roman" w:cs="Times New Roman"/>
          <w:i/>
        </w:rPr>
      </w:pPr>
    </w:p>
    <w:p w14:paraId="76BF12A4" w14:textId="49DF965F" w:rsidR="0051144D" w:rsidRDefault="0051144D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 w:type="page"/>
      </w:r>
    </w:p>
    <w:p w14:paraId="21988A63" w14:textId="77777777" w:rsidR="001A0B52" w:rsidRPr="001A0B52" w:rsidRDefault="001A0B52" w:rsidP="00180FB9">
      <w:pPr>
        <w:spacing w:after="0"/>
        <w:ind w:left="567"/>
        <w:rPr>
          <w:rFonts w:ascii="Times New Roman" w:hAnsi="Times New Roman" w:cs="Times New Roman"/>
          <w:i/>
        </w:rPr>
      </w:pPr>
    </w:p>
    <w:p w14:paraId="1B3B2460" w14:textId="77777777" w:rsidR="008A147E" w:rsidRPr="001A0B52" w:rsidRDefault="00E357D5" w:rsidP="00245D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  <w:b/>
        </w:rPr>
        <w:t xml:space="preserve">PROFIL </w:t>
      </w:r>
      <w:r w:rsidR="001B5B7F" w:rsidRPr="001A0B52">
        <w:rPr>
          <w:rFonts w:ascii="Times New Roman" w:hAnsi="Times New Roman" w:cs="Times New Roman"/>
          <w:b/>
        </w:rPr>
        <w:t>PENYELENGGARA SISTEM ELEKTRONIK</w:t>
      </w:r>
    </w:p>
    <w:p w14:paraId="46EF4806" w14:textId="77777777" w:rsidR="00984053" w:rsidRPr="001A0B52" w:rsidRDefault="008A147E" w:rsidP="008A147E">
      <w:pPr>
        <w:pStyle w:val="ListParagraph"/>
        <w:ind w:left="284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t>Data</w:t>
      </w:r>
      <w:r w:rsidR="001B5B7F" w:rsidRPr="001A0B52">
        <w:rPr>
          <w:rFonts w:ascii="Times New Roman" w:hAnsi="Times New Roman" w:cs="Times New Roman"/>
        </w:rPr>
        <w:t xml:space="preserve"> </w:t>
      </w:r>
      <w:proofErr w:type="spellStart"/>
      <w:r w:rsidR="001B5B7F" w:rsidRPr="001A0B52">
        <w:rPr>
          <w:rFonts w:ascii="Times New Roman" w:hAnsi="Times New Roman" w:cs="Times New Roman"/>
        </w:rPr>
        <w:t>organisasi</w:t>
      </w:r>
      <w:proofErr w:type="spellEnd"/>
      <w:r w:rsidR="001B5B7F" w:rsidRPr="001A0B52">
        <w:rPr>
          <w:rFonts w:ascii="Times New Roman" w:hAnsi="Times New Roman" w:cs="Times New Roman"/>
        </w:rPr>
        <w:t xml:space="preserve">/unit </w:t>
      </w:r>
      <w:proofErr w:type="spellStart"/>
      <w:r w:rsidR="001B5B7F" w:rsidRPr="001A0B52">
        <w:rPr>
          <w:rFonts w:ascii="Times New Roman" w:hAnsi="Times New Roman" w:cs="Times New Roman"/>
        </w:rPr>
        <w:t>kerja</w:t>
      </w:r>
      <w:proofErr w:type="spellEnd"/>
      <w:r w:rsidR="001B5B7F" w:rsidRPr="001A0B52">
        <w:rPr>
          <w:rFonts w:ascii="Times New Roman" w:hAnsi="Times New Roman" w:cs="Times New Roman"/>
        </w:rPr>
        <w:t>/</w:t>
      </w:r>
      <w:proofErr w:type="spellStart"/>
      <w:r w:rsidR="001B5B7F" w:rsidRPr="001A0B52">
        <w:rPr>
          <w:rFonts w:ascii="Times New Roman" w:hAnsi="Times New Roman" w:cs="Times New Roman"/>
        </w:rPr>
        <w:t>satuan</w:t>
      </w:r>
      <w:proofErr w:type="spellEnd"/>
      <w:r w:rsidR="001B5B7F" w:rsidRPr="001A0B52">
        <w:rPr>
          <w:rFonts w:ascii="Times New Roman" w:hAnsi="Times New Roman" w:cs="Times New Roman"/>
        </w:rPr>
        <w:t xml:space="preserve"> </w:t>
      </w:r>
      <w:proofErr w:type="spellStart"/>
      <w:r w:rsidR="001B5B7F" w:rsidRPr="001A0B52">
        <w:rPr>
          <w:rFonts w:ascii="Times New Roman" w:hAnsi="Times New Roman" w:cs="Times New Roman"/>
        </w:rPr>
        <w:t>kerja</w:t>
      </w:r>
      <w:proofErr w:type="spellEnd"/>
      <w:r w:rsidR="001B5B7F" w:rsidRPr="001A0B52">
        <w:rPr>
          <w:rFonts w:ascii="Times New Roman" w:hAnsi="Times New Roman" w:cs="Times New Roman"/>
        </w:rPr>
        <w:t xml:space="preserve"> </w:t>
      </w:r>
      <w:r w:rsidR="003B1385" w:rsidRPr="001A0B52">
        <w:rPr>
          <w:rFonts w:ascii="Times New Roman" w:hAnsi="Times New Roman" w:cs="Times New Roman"/>
        </w:rPr>
        <w:t xml:space="preserve">yang </w:t>
      </w:r>
      <w:proofErr w:type="spellStart"/>
      <w:r w:rsidR="003B1385" w:rsidRPr="001A0B52">
        <w:rPr>
          <w:rFonts w:ascii="Times New Roman" w:hAnsi="Times New Roman" w:cs="Times New Roman"/>
        </w:rPr>
        <w:t>bertanggung</w:t>
      </w:r>
      <w:proofErr w:type="spellEnd"/>
      <w:ins w:id="0" w:author="alp" w:date="2015-01-22T09:27:00Z">
        <w:r w:rsidR="003B1385" w:rsidRPr="001A0B52">
          <w:rPr>
            <w:rFonts w:ascii="Times New Roman" w:hAnsi="Times New Roman" w:cs="Times New Roman"/>
          </w:rPr>
          <w:t xml:space="preserve"> </w:t>
        </w:r>
      </w:ins>
      <w:proofErr w:type="spellStart"/>
      <w:r w:rsidR="003B1385" w:rsidRPr="001A0B52">
        <w:rPr>
          <w:rFonts w:ascii="Times New Roman" w:hAnsi="Times New Roman" w:cs="Times New Roman"/>
        </w:rPr>
        <w:t>jawab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terhadap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layanan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Sistem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Elektronik</w:t>
      </w:r>
      <w:proofErr w:type="spellEnd"/>
    </w:p>
    <w:p w14:paraId="64AADD27" w14:textId="77777777" w:rsidR="001B5B7F" w:rsidRPr="001A0B52" w:rsidRDefault="001B5B7F" w:rsidP="001B5B7F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tbl>
      <w:tblPr>
        <w:tblW w:w="9360" w:type="dxa"/>
        <w:tblInd w:w="392" w:type="dxa"/>
        <w:tblLook w:val="04A0" w:firstRow="1" w:lastRow="0" w:firstColumn="1" w:lastColumn="0" w:noHBand="0" w:noVBand="1"/>
      </w:tblPr>
      <w:tblGrid>
        <w:gridCol w:w="2660"/>
        <w:gridCol w:w="6700"/>
      </w:tblGrid>
      <w:tr w:rsidR="001B5B7F" w:rsidRPr="001A0B52" w14:paraId="6CAD3E4B" w14:textId="77777777" w:rsidTr="008A147E">
        <w:trPr>
          <w:trHeight w:val="30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F30C3E" w14:textId="77777777" w:rsidR="001B5B7F" w:rsidRPr="001A0B52" w:rsidRDefault="001B5B7F" w:rsidP="001B5B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Satuan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Kerja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8A147E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*)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96FA7" w14:textId="77777777" w:rsidR="006201B7" w:rsidRPr="001A0B52" w:rsidRDefault="001B5B7F" w:rsidP="004B68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1B5B7F" w:rsidRPr="001A0B52" w14:paraId="2CE5AA15" w14:textId="77777777" w:rsidTr="008A147E">
        <w:trPr>
          <w:trHeight w:val="30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4D3BC146" w14:textId="77777777" w:rsidR="001B5B7F" w:rsidRPr="001A0B52" w:rsidRDefault="001B5B7F" w:rsidP="001B5B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Alamat</w:t>
            </w:r>
            <w:r w:rsidR="008A147E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*)</w:t>
            </w:r>
          </w:p>
        </w:tc>
        <w:tc>
          <w:tcPr>
            <w:tcW w:w="6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72885A" w14:textId="77777777" w:rsidR="006201B7" w:rsidRPr="001A0B52" w:rsidRDefault="006201B7" w:rsidP="004B68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1B5B7F" w:rsidRPr="001A0B52" w14:paraId="260E74ED" w14:textId="77777777" w:rsidTr="008A147E">
        <w:trPr>
          <w:trHeight w:val="30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01BAA2C0" w14:textId="77777777" w:rsidR="001B5B7F" w:rsidRPr="001A0B52" w:rsidRDefault="001B5B7F" w:rsidP="001B5B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Provinsi</w:t>
            </w:r>
            <w:proofErr w:type="spellEnd"/>
            <w:r w:rsidR="008A147E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*)</w:t>
            </w:r>
          </w:p>
        </w:tc>
        <w:tc>
          <w:tcPr>
            <w:tcW w:w="6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025F49" w14:textId="77777777" w:rsidR="006201B7" w:rsidRPr="001A0B52" w:rsidRDefault="006201B7" w:rsidP="001B5B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1B5B7F" w:rsidRPr="001A0B52" w14:paraId="5F8F05E4" w14:textId="77777777" w:rsidTr="008A147E">
        <w:trPr>
          <w:trHeight w:val="30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13A866D1" w14:textId="77777777" w:rsidR="001B5B7F" w:rsidRPr="001A0B52" w:rsidRDefault="001B5B7F" w:rsidP="001B5B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Kota/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Kabupaten</w:t>
            </w:r>
            <w:proofErr w:type="spellEnd"/>
            <w:r w:rsidR="008A147E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*)</w:t>
            </w:r>
          </w:p>
        </w:tc>
        <w:tc>
          <w:tcPr>
            <w:tcW w:w="6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7D14AD" w14:textId="77777777" w:rsidR="006201B7" w:rsidRPr="001A0B52" w:rsidRDefault="001B5B7F" w:rsidP="004B68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id-ID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1B5B7F" w:rsidRPr="001A0B52" w14:paraId="304DE410" w14:textId="77777777" w:rsidTr="008A147E">
        <w:trPr>
          <w:trHeight w:val="30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0CE1DBE4" w14:textId="77777777" w:rsidR="001B5B7F" w:rsidRPr="001A0B52" w:rsidRDefault="001B5B7F" w:rsidP="001B5B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Kode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Pos</w:t>
            </w:r>
            <w:r w:rsidR="008A147E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*)</w:t>
            </w:r>
          </w:p>
        </w:tc>
        <w:tc>
          <w:tcPr>
            <w:tcW w:w="6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BD680F" w14:textId="77777777" w:rsidR="001B5B7F" w:rsidRPr="001A0B52" w:rsidRDefault="001B5B7F" w:rsidP="004B68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id-ID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1B5B7F" w:rsidRPr="001A0B52" w14:paraId="41BA098C" w14:textId="77777777" w:rsidTr="008A147E">
        <w:trPr>
          <w:trHeight w:val="30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73300C5" w14:textId="77777777" w:rsidR="001B5B7F" w:rsidRPr="001A0B52" w:rsidRDefault="001B5B7F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No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Telp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8A147E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*)</w:t>
            </w:r>
          </w:p>
        </w:tc>
        <w:tc>
          <w:tcPr>
            <w:tcW w:w="6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15FEE" w14:textId="77777777" w:rsidR="001B5B7F" w:rsidRPr="001A0B52" w:rsidRDefault="001B5B7F" w:rsidP="004B68BD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1B5B7F" w:rsidRPr="001A0B52" w14:paraId="77EBEE2F" w14:textId="77777777" w:rsidTr="008A147E">
        <w:trPr>
          <w:trHeight w:val="30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D22C4" w14:textId="77777777" w:rsidR="001B5B7F" w:rsidRPr="001A0B52" w:rsidRDefault="001B5B7F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>Website</w:t>
            </w:r>
            <w:r w:rsidR="008A147E" w:rsidRPr="001A0B5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*)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B8A0D" w14:textId="77777777" w:rsidR="001B5B7F" w:rsidRPr="001A0B52" w:rsidRDefault="001B5B7F" w:rsidP="004B68B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14:paraId="311D7CA2" w14:textId="77777777" w:rsidR="001B5B7F" w:rsidRPr="001A0B52" w:rsidRDefault="008A147E" w:rsidP="001B5B7F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</w:rPr>
        <w:t xml:space="preserve">     </w:t>
      </w:r>
      <w:proofErr w:type="spellStart"/>
      <w:r w:rsidRPr="001A0B52">
        <w:rPr>
          <w:rFonts w:ascii="Times New Roman" w:hAnsi="Times New Roman" w:cs="Times New Roman"/>
          <w:i/>
        </w:rPr>
        <w:t>Catatan</w:t>
      </w:r>
      <w:proofErr w:type="spellEnd"/>
      <w:r w:rsidRPr="001A0B52">
        <w:rPr>
          <w:rFonts w:ascii="Times New Roman" w:hAnsi="Times New Roman" w:cs="Times New Roman"/>
          <w:i/>
        </w:rPr>
        <w:t>:</w:t>
      </w:r>
    </w:p>
    <w:p w14:paraId="53431A8F" w14:textId="77777777" w:rsidR="008A147E" w:rsidRPr="001A0B52" w:rsidRDefault="008A147E" w:rsidP="008A147E">
      <w:pPr>
        <w:spacing w:after="0" w:line="240" w:lineRule="auto"/>
        <w:ind w:left="284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*) </w:t>
      </w:r>
      <w:proofErr w:type="spellStart"/>
      <w:r w:rsidRPr="001A0B52">
        <w:rPr>
          <w:rFonts w:ascii="Times New Roman" w:hAnsi="Times New Roman" w:cs="Times New Roman"/>
          <w:i/>
        </w:rPr>
        <w:t>Kolom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ini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harus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diisi</w:t>
      </w:r>
      <w:proofErr w:type="spellEnd"/>
    </w:p>
    <w:p w14:paraId="505EB345" w14:textId="77777777" w:rsidR="006B02FE" w:rsidRPr="001A0B52" w:rsidRDefault="006B02FE" w:rsidP="008A147E">
      <w:pPr>
        <w:spacing w:after="0" w:line="240" w:lineRule="auto"/>
        <w:ind w:left="284"/>
        <w:jc w:val="both"/>
        <w:rPr>
          <w:rFonts w:ascii="Times New Roman" w:hAnsi="Times New Roman" w:cs="Times New Roman"/>
          <w:i/>
        </w:rPr>
      </w:pPr>
    </w:p>
    <w:p w14:paraId="5C10374E" w14:textId="77777777" w:rsidR="00180FB9" w:rsidRPr="001A0B52" w:rsidRDefault="00180FB9" w:rsidP="008A147E">
      <w:pPr>
        <w:spacing w:after="0" w:line="240" w:lineRule="auto"/>
        <w:ind w:left="284"/>
        <w:jc w:val="both"/>
        <w:rPr>
          <w:rFonts w:ascii="Times New Roman" w:hAnsi="Times New Roman" w:cs="Times New Roman"/>
          <w:i/>
        </w:rPr>
      </w:pPr>
    </w:p>
    <w:p w14:paraId="752691FC" w14:textId="77777777" w:rsidR="001B5B7F" w:rsidRPr="001A0B52" w:rsidRDefault="001B5B7F" w:rsidP="00245D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1A0B52">
        <w:rPr>
          <w:rFonts w:ascii="Times New Roman" w:hAnsi="Times New Roman" w:cs="Times New Roman"/>
          <w:b/>
        </w:rPr>
        <w:t>PERANGKAT KERAS</w:t>
      </w:r>
      <w:r w:rsidR="006201B7" w:rsidRPr="001A0B52">
        <w:rPr>
          <w:rFonts w:ascii="Times New Roman" w:hAnsi="Times New Roman" w:cs="Times New Roman"/>
          <w:b/>
        </w:rPr>
        <w:t xml:space="preserve"> </w:t>
      </w:r>
    </w:p>
    <w:p w14:paraId="63BB6AE7" w14:textId="77777777" w:rsidR="00FB680F" w:rsidRPr="001A0B52" w:rsidRDefault="001B5B7F" w:rsidP="00245DA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spellStart"/>
      <w:r w:rsidRPr="001A0B52">
        <w:rPr>
          <w:rFonts w:ascii="Times New Roman" w:hAnsi="Times New Roman" w:cs="Times New Roman"/>
          <w:b/>
        </w:rPr>
        <w:t>Perangkat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Keras</w:t>
      </w:r>
      <w:proofErr w:type="spellEnd"/>
      <w:r w:rsidRPr="001A0B52">
        <w:rPr>
          <w:rFonts w:ascii="Times New Roman" w:hAnsi="Times New Roman" w:cs="Times New Roman"/>
          <w:b/>
        </w:rPr>
        <w:t xml:space="preserve"> Utama</w:t>
      </w:r>
    </w:p>
    <w:p w14:paraId="28011196" w14:textId="77777777" w:rsidR="00957514" w:rsidRPr="001A0B52" w:rsidRDefault="00250F3E" w:rsidP="00250F3E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t>D</w:t>
      </w:r>
      <w:r w:rsidR="001B5B7F" w:rsidRPr="001A0B52">
        <w:rPr>
          <w:rFonts w:ascii="Times New Roman" w:hAnsi="Times New Roman" w:cs="Times New Roman"/>
        </w:rPr>
        <w:t xml:space="preserve">ata </w:t>
      </w:r>
      <w:proofErr w:type="spellStart"/>
      <w:r w:rsidR="001B5B7F" w:rsidRPr="001A0B52">
        <w:rPr>
          <w:rFonts w:ascii="Times New Roman" w:hAnsi="Times New Roman" w:cs="Times New Roman"/>
        </w:rPr>
        <w:t>perangkat</w:t>
      </w:r>
      <w:proofErr w:type="spellEnd"/>
      <w:r w:rsidR="001B5B7F" w:rsidRPr="001A0B52">
        <w:rPr>
          <w:rFonts w:ascii="Times New Roman" w:hAnsi="Times New Roman" w:cs="Times New Roman"/>
        </w:rPr>
        <w:t xml:space="preserve"> </w:t>
      </w:r>
      <w:proofErr w:type="spellStart"/>
      <w:r w:rsidR="001B5B7F" w:rsidRPr="001A0B52">
        <w:rPr>
          <w:rFonts w:ascii="Times New Roman" w:hAnsi="Times New Roman" w:cs="Times New Roman"/>
        </w:rPr>
        <w:t>keras</w:t>
      </w:r>
      <w:proofErr w:type="spellEnd"/>
      <w:r w:rsidR="001B5B7F"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tempat</w:t>
      </w:r>
      <w:proofErr w:type="spellEnd"/>
      <w:r w:rsidR="001B5B7F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Sistem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Elektronik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dipasang</w:t>
      </w:r>
      <w:proofErr w:type="spellEnd"/>
    </w:p>
    <w:p w14:paraId="4C0C7006" w14:textId="77777777" w:rsidR="00A651C5" w:rsidRPr="001A0B52" w:rsidRDefault="00A651C5" w:rsidP="0095751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1432696E" w14:textId="77777777" w:rsidR="00957514" w:rsidRPr="001A0B52" w:rsidRDefault="00957514" w:rsidP="0095751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(Minimal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isi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1 (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satu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) data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Perangkat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Keras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Utama)</w:t>
      </w:r>
    </w:p>
    <w:p w14:paraId="6D034CDE" w14:textId="77777777" w:rsidR="00250F3E" w:rsidRPr="001A0B52" w:rsidRDefault="00250F3E" w:rsidP="00250F3E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tbl>
      <w:tblPr>
        <w:tblW w:w="13386" w:type="dxa"/>
        <w:tblInd w:w="-522" w:type="dxa"/>
        <w:tblLook w:val="04A0" w:firstRow="1" w:lastRow="0" w:firstColumn="1" w:lastColumn="0" w:noHBand="0" w:noVBand="1"/>
      </w:tblPr>
      <w:tblGrid>
        <w:gridCol w:w="773"/>
        <w:gridCol w:w="1970"/>
        <w:gridCol w:w="2242"/>
        <w:gridCol w:w="1290"/>
        <w:gridCol w:w="1403"/>
        <w:gridCol w:w="1164"/>
        <w:gridCol w:w="1029"/>
        <w:gridCol w:w="1133"/>
        <w:gridCol w:w="1359"/>
        <w:gridCol w:w="1023"/>
      </w:tblGrid>
      <w:tr w:rsidR="006201B7" w:rsidRPr="001A0B52" w14:paraId="15C8FD39" w14:textId="77777777" w:rsidTr="00180FB9">
        <w:trPr>
          <w:trHeight w:val="600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hideMark/>
          </w:tcPr>
          <w:p w14:paraId="32A8CB6C" w14:textId="77777777" w:rsidR="006201B7" w:rsidRPr="001A0B52" w:rsidRDefault="006201B7" w:rsidP="001B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hideMark/>
          </w:tcPr>
          <w:p w14:paraId="1090C1EF" w14:textId="77777777" w:rsidR="006201B7" w:rsidRPr="001A0B52" w:rsidRDefault="006201B7" w:rsidP="009575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  <w:r w:rsidR="008A147E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1C6C9D2E" w14:textId="77777777" w:rsidR="006201B7" w:rsidRPr="001A0B52" w:rsidRDefault="006201B7" w:rsidP="009575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Pemilik</w:t>
            </w:r>
            <w:proofErr w:type="spellEnd"/>
            <w:r w:rsidR="008A147E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0DD6BFC3" w14:textId="77777777" w:rsidR="006201B7" w:rsidRPr="001A0B52" w:rsidRDefault="006201B7" w:rsidP="00E73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Penyedia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Data Center</w:t>
            </w:r>
            <w:r w:rsidR="0095751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**</w:t>
            </w:r>
            <w:r w:rsidR="00B92232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*</w:t>
            </w:r>
            <w:r w:rsidR="00957514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02874B59" w14:textId="77777777" w:rsidR="006201B7" w:rsidRPr="001A0B52" w:rsidRDefault="006201B7" w:rsidP="001B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Bandwidth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1B624EF4" w14:textId="77777777" w:rsidR="006201B7" w:rsidRPr="001A0B52" w:rsidRDefault="006201B7" w:rsidP="001B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Jumlah</w:t>
            </w:r>
            <w:proofErr w:type="spellEnd"/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257BB445" w14:textId="77777777" w:rsidR="006201B7" w:rsidRPr="001A0B52" w:rsidRDefault="006201B7" w:rsidP="001B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15BF8C71" w14:textId="77777777" w:rsidR="006201B7" w:rsidRPr="001A0B52" w:rsidRDefault="006201B7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Processor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707B8890" w14:textId="77777777" w:rsidR="006201B7" w:rsidRPr="001A0B52" w:rsidRDefault="003B1385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Kapasitas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6201B7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Hardisk</w:t>
            </w:r>
            <w:proofErr w:type="spellEnd"/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hideMark/>
          </w:tcPr>
          <w:p w14:paraId="4E330162" w14:textId="77777777" w:rsidR="006201B7" w:rsidRPr="001A0B52" w:rsidRDefault="006201B7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Memory</w:t>
            </w:r>
          </w:p>
        </w:tc>
      </w:tr>
      <w:tr w:rsidR="006201B7" w:rsidRPr="001A0B52" w14:paraId="07E60523" w14:textId="77777777" w:rsidTr="00180FB9">
        <w:trPr>
          <w:trHeight w:val="300"/>
        </w:trPr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72768" w14:textId="77777777" w:rsidR="006201B7" w:rsidRPr="001A0B52" w:rsidRDefault="00180FB9" w:rsidP="00B92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A75B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E73B55"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PC/Server</w:t>
            </w:r>
            <w:r w:rsidR="003B1385"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/</w:t>
            </w:r>
            <w:proofErr w:type="spellStart"/>
            <w:r w:rsidR="003B1385"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Lainnya</w:t>
            </w:r>
            <w:proofErr w:type="spellEnd"/>
            <w:r w:rsidR="00E73B55"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r w:rsidR="00B92232"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*</w:t>
            </w:r>
            <w:r w:rsidR="00E73B55"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*)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4172" w14:textId="77777777" w:rsidR="006201B7" w:rsidRPr="001A0B52" w:rsidRDefault="00E73B55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Milik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Sendiri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/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Sewa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*</w:t>
            </w:r>
            <w:r w:rsidR="00B92232"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*</w:t>
            </w:r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FA821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D1BB2D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6883C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54C4D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CEC07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7C261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D8C40E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201B7" w:rsidRPr="001A0B52" w14:paraId="3AA63884" w14:textId="77777777" w:rsidTr="00180FB9">
        <w:trPr>
          <w:trHeight w:val="300"/>
        </w:trPr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FBE19" w14:textId="77777777" w:rsidR="006201B7" w:rsidRPr="001A0B52" w:rsidRDefault="00180FB9" w:rsidP="00B9223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2</w:t>
            </w:r>
            <w:r w:rsidR="00B92232" w:rsidRPr="001A0B52">
              <w:rPr>
                <w:rFonts w:ascii="Times New Roman" w:eastAsia="Times New Roman" w:hAnsi="Times New Roman" w:cs="Times New Roman"/>
              </w:rPr>
              <w:t xml:space="preserve"> *)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8944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DAC8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805C6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22B9C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7FDFBB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6DD87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5D60A7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1A0B52">
              <w:rPr>
                <w:rFonts w:ascii="Times New Roman" w:eastAsia="Times New Roman" w:hAnsi="Times New Roman" w:cs="Times New Roman"/>
                <w:i/>
                <w:iCs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51D3FD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3E6B47" w14:textId="77777777" w:rsidR="006201B7" w:rsidRPr="001A0B52" w:rsidRDefault="006201B7" w:rsidP="001B5B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14:paraId="15D302DD" w14:textId="77777777" w:rsidR="00250F3E" w:rsidRPr="001A0B52" w:rsidRDefault="00250F3E" w:rsidP="0095751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5B2182C5" w14:textId="77777777" w:rsidR="00B92232" w:rsidRPr="001A0B52" w:rsidRDefault="00B92232" w:rsidP="0095751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perangkat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keras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utama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digunakan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untuk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operasional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Sistem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Elektronik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</w:p>
    <w:p w14:paraId="2FA29908" w14:textId="77777777" w:rsidR="00B92232" w:rsidRPr="001A0B52" w:rsidRDefault="00B92232" w:rsidP="004C353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Pilih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salah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satu</w:t>
      </w:r>
      <w:proofErr w:type="spellEnd"/>
    </w:p>
    <w:p w14:paraId="0BD59D1A" w14:textId="77777777" w:rsidR="00250F3E" w:rsidRDefault="00957514" w:rsidP="004C353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>*</w:t>
      </w:r>
      <w:r w:rsidR="00B92232" w:rsidRPr="001A0B52">
        <w:rPr>
          <w:rFonts w:ascii="Times New Roman" w:eastAsia="Times New Roman" w:hAnsi="Times New Roman" w:cs="Times New Roman"/>
          <w:i/>
          <w:iCs/>
          <w:color w:val="000000"/>
        </w:rPr>
        <w:t>*</w:t>
      </w: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Isi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kolom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ini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nama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4C3533" w:rsidRPr="001A0B52">
        <w:rPr>
          <w:rFonts w:ascii="Times New Roman" w:eastAsia="Times New Roman" w:hAnsi="Times New Roman" w:cs="Times New Roman"/>
          <w:i/>
          <w:iCs/>
          <w:color w:val="000000"/>
        </w:rPr>
        <w:t>Instansi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4C3533" w:rsidRPr="001A0B52">
        <w:rPr>
          <w:rFonts w:ascii="Times New Roman" w:eastAsia="Times New Roman" w:hAnsi="Times New Roman" w:cs="Times New Roman"/>
          <w:i/>
          <w:iCs/>
          <w:color w:val="000000"/>
        </w:rPr>
        <w:t>penyedia</w:t>
      </w:r>
      <w:proofErr w:type="spellEnd"/>
      <w:r w:rsidR="004C3533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data center (</w:t>
      </w:r>
      <w:proofErr w:type="spellStart"/>
      <w:r w:rsidR="004C3533" w:rsidRPr="001A0B52">
        <w:rPr>
          <w:rFonts w:ascii="Times New Roman" w:eastAsia="Times New Roman" w:hAnsi="Times New Roman" w:cs="Times New Roman"/>
          <w:i/>
          <w:iCs/>
          <w:color w:val="000000"/>
        </w:rPr>
        <w:t>jika</w:t>
      </w:r>
      <w:proofErr w:type="spellEnd"/>
      <w:r w:rsidR="004C3533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4C3533" w:rsidRPr="001A0B52">
        <w:rPr>
          <w:rFonts w:ascii="Times New Roman" w:eastAsia="Times New Roman" w:hAnsi="Times New Roman" w:cs="Times New Roman"/>
          <w:i/>
          <w:iCs/>
          <w:color w:val="000000"/>
        </w:rPr>
        <w:t>sewa</w:t>
      </w:r>
      <w:proofErr w:type="spellEnd"/>
      <w:r w:rsidR="004C3533" w:rsidRPr="001A0B52">
        <w:rPr>
          <w:rFonts w:ascii="Times New Roman" w:eastAsia="Times New Roman" w:hAnsi="Times New Roman" w:cs="Times New Roman"/>
          <w:i/>
          <w:iCs/>
          <w:color w:val="000000"/>
        </w:rPr>
        <w:t>)</w:t>
      </w:r>
    </w:p>
    <w:p w14:paraId="1CF8B614" w14:textId="77777777" w:rsidR="001A0B52" w:rsidRDefault="001A0B52" w:rsidP="004C353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C6DE99F" w14:textId="77777777" w:rsidR="001A0B52" w:rsidRPr="001A0B52" w:rsidRDefault="001A0B52" w:rsidP="004C353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6FA82FC2" w14:textId="77777777" w:rsidR="007D5309" w:rsidRPr="001A0B52" w:rsidRDefault="007D5309" w:rsidP="004C353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223D0BC1" w14:textId="77777777" w:rsidR="004C3533" w:rsidRPr="001A0B52" w:rsidRDefault="003B1385" w:rsidP="00245DA9">
      <w:pPr>
        <w:pStyle w:val="ListParagraph"/>
        <w:numPr>
          <w:ilvl w:val="1"/>
          <w:numId w:val="8"/>
        </w:numPr>
        <w:ind w:left="567" w:hanging="567"/>
        <w:rPr>
          <w:rFonts w:ascii="Times New Roman" w:hAnsi="Times New Roman" w:cs="Times New Roman"/>
          <w:b/>
        </w:rPr>
      </w:pPr>
      <w:proofErr w:type="spellStart"/>
      <w:r w:rsidRPr="001A0B52">
        <w:rPr>
          <w:rFonts w:ascii="Times New Roman" w:hAnsi="Times New Roman" w:cs="Times New Roman"/>
          <w:b/>
        </w:rPr>
        <w:lastRenderedPageBreak/>
        <w:t>Informasi</w:t>
      </w:r>
      <w:proofErr w:type="spellEnd"/>
      <w:r w:rsidRPr="001A0B52">
        <w:rPr>
          <w:rFonts w:ascii="Times New Roman" w:hAnsi="Times New Roman" w:cs="Times New Roman"/>
          <w:b/>
          <w:i/>
        </w:rPr>
        <w:t xml:space="preserve"> Data Center</w:t>
      </w:r>
    </w:p>
    <w:p w14:paraId="1AF8C2B5" w14:textId="77777777" w:rsidR="006201B7" w:rsidRPr="001A0B52" w:rsidRDefault="003B1385" w:rsidP="006A03BD">
      <w:pPr>
        <w:pStyle w:val="ListParagraph"/>
        <w:ind w:left="567"/>
        <w:rPr>
          <w:rFonts w:ascii="Times New Roman" w:hAnsi="Times New Roman" w:cs="Times New Roman"/>
          <w:b/>
          <w:i/>
          <w:lang w:val="id-ID"/>
        </w:rPr>
      </w:pPr>
      <w:proofErr w:type="spellStart"/>
      <w:r w:rsidRPr="001A0B52">
        <w:rPr>
          <w:rFonts w:ascii="Times New Roman" w:hAnsi="Times New Roman" w:cs="Times New Roman"/>
        </w:rPr>
        <w:t>Jika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Perangkat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Keras</w:t>
      </w:r>
      <w:proofErr w:type="spellEnd"/>
      <w:r w:rsidRPr="001A0B52">
        <w:rPr>
          <w:rFonts w:ascii="Times New Roman" w:hAnsi="Times New Roman" w:cs="Times New Roman"/>
        </w:rPr>
        <w:t xml:space="preserve"> Utama yang </w:t>
      </w:r>
      <w:proofErr w:type="spellStart"/>
      <w:r w:rsidRPr="001A0B52">
        <w:rPr>
          <w:rFonts w:ascii="Times New Roman" w:hAnsi="Times New Roman" w:cs="Times New Roman"/>
        </w:rPr>
        <w:t>digunakan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berupa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r w:rsidRPr="001A0B52">
        <w:rPr>
          <w:rFonts w:ascii="Times New Roman" w:hAnsi="Times New Roman" w:cs="Times New Roman"/>
          <w:i/>
        </w:rPr>
        <w:t>server</w:t>
      </w:r>
      <w:r w:rsidRPr="001A0B52">
        <w:rPr>
          <w:rFonts w:ascii="Times New Roman" w:hAnsi="Times New Roman" w:cs="Times New Roman"/>
        </w:rPr>
        <w:t xml:space="preserve">, </w:t>
      </w:r>
      <w:proofErr w:type="spellStart"/>
      <w:r w:rsidRPr="001A0B52">
        <w:rPr>
          <w:rFonts w:ascii="Times New Roman" w:hAnsi="Times New Roman" w:cs="Times New Roman"/>
        </w:rPr>
        <w:t>maka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perlu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ditambahkan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informasi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mengenai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r w:rsidRPr="001A0B52">
        <w:rPr>
          <w:rFonts w:ascii="Times New Roman" w:hAnsi="Times New Roman" w:cs="Times New Roman"/>
          <w:i/>
        </w:rPr>
        <w:t xml:space="preserve">Data Center </w:t>
      </w:r>
    </w:p>
    <w:tbl>
      <w:tblPr>
        <w:tblW w:w="8495" w:type="dxa"/>
        <w:tblInd w:w="675" w:type="dxa"/>
        <w:tblLook w:val="04A0" w:firstRow="1" w:lastRow="0" w:firstColumn="1" w:lastColumn="0" w:noHBand="0" w:noVBand="1"/>
      </w:tblPr>
      <w:tblGrid>
        <w:gridCol w:w="4253"/>
        <w:gridCol w:w="4242"/>
      </w:tblGrid>
      <w:tr w:rsidR="003B1385" w:rsidRPr="001A0B52" w14:paraId="6E5208FA" w14:textId="77777777" w:rsidTr="0077712F">
        <w:trPr>
          <w:trHeight w:val="300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25A31" w14:textId="77777777" w:rsidR="003B1385" w:rsidRPr="001A0B52" w:rsidRDefault="003B1385" w:rsidP="00BD38C2">
            <w:pPr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Fasilitas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r w:rsidRPr="001A0B52">
              <w:rPr>
                <w:rFonts w:ascii="Times New Roman" w:hAnsi="Times New Roman" w:cs="Times New Roman"/>
                <w:i/>
              </w:rPr>
              <w:t>Data Center</w:t>
            </w:r>
            <w:r w:rsidRPr="001A0B52">
              <w:rPr>
                <w:rFonts w:ascii="Times New Roman" w:hAnsi="Times New Roman" w:cs="Times New Roman"/>
              </w:rPr>
              <w:t>?</w:t>
            </w:r>
            <w:r w:rsidRPr="001A0B52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5AEBBB" w14:textId="77777777" w:rsidR="003B1385" w:rsidRPr="001A0B52" w:rsidRDefault="003B1385" w:rsidP="00980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FF0000"/>
              </w:rPr>
              <w:t> </w:t>
            </w:r>
          </w:p>
          <w:p w14:paraId="19124E49" w14:textId="77777777" w:rsidR="003B1385" w:rsidRPr="001A0B52" w:rsidRDefault="003B1385" w:rsidP="00980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</w:tr>
      <w:tr w:rsidR="003B1385" w:rsidRPr="001A0B52" w14:paraId="1DE7BDE1" w14:textId="77777777" w:rsidTr="0077712F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5C2F6371" w14:textId="77777777" w:rsidR="003B1385" w:rsidRPr="001A0B52" w:rsidRDefault="003B1385" w:rsidP="00BD38C2">
            <w:pPr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Lokasi</w:t>
            </w:r>
            <w:proofErr w:type="spellEnd"/>
            <w:r w:rsidRPr="001A0B52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06D360" w14:textId="77777777" w:rsidR="003B1385" w:rsidRPr="001A0B52" w:rsidRDefault="003B1385" w:rsidP="003B13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</w:tr>
      <w:tr w:rsidR="003B1385" w:rsidRPr="001A0B52" w14:paraId="57E66FC7" w14:textId="77777777" w:rsidTr="0077712F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5E6C1676" w14:textId="77777777" w:rsidR="003B1385" w:rsidRPr="001A0B52" w:rsidRDefault="003B1385" w:rsidP="00BD38C2">
            <w:pPr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Penyedia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r w:rsidRPr="001A0B52">
              <w:rPr>
                <w:rFonts w:ascii="Times New Roman" w:hAnsi="Times New Roman" w:cs="Times New Roman"/>
                <w:i/>
              </w:rPr>
              <w:t>Data Center</w:t>
            </w:r>
          </w:p>
        </w:tc>
        <w:tc>
          <w:tcPr>
            <w:tcW w:w="4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A68FC5" w14:textId="77777777" w:rsidR="003B1385" w:rsidRPr="001A0B52" w:rsidRDefault="003B1385" w:rsidP="00980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</w:tr>
      <w:tr w:rsidR="003B1385" w:rsidRPr="001A0B52" w14:paraId="44E75102" w14:textId="77777777" w:rsidTr="0077712F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3E5AFED5" w14:textId="77777777" w:rsidR="003B1385" w:rsidRPr="001A0B52" w:rsidRDefault="003B1385" w:rsidP="00BD38C2">
            <w:pPr>
              <w:rPr>
                <w:rFonts w:ascii="Times New Roman" w:hAnsi="Times New Roman" w:cs="Times New Roman"/>
                <w:i/>
              </w:rPr>
            </w:pPr>
            <w:r w:rsidRPr="001A0B52">
              <w:rPr>
                <w:rFonts w:ascii="Times New Roman" w:hAnsi="Times New Roman" w:cs="Times New Roman"/>
                <w:i/>
              </w:rPr>
              <w:t>Bandwidth</w:t>
            </w:r>
            <w:r w:rsidRPr="001A0B52">
              <w:rPr>
                <w:rFonts w:ascii="Times New Roman" w:hAnsi="Times New Roman" w:cs="Times New Roman"/>
                <w:i/>
              </w:rPr>
              <w:tab/>
            </w:r>
          </w:p>
        </w:tc>
        <w:tc>
          <w:tcPr>
            <w:tcW w:w="4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EF0D8A" w14:textId="77777777" w:rsidR="003B1385" w:rsidRPr="001A0B52" w:rsidRDefault="003B1385" w:rsidP="00980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FF0000"/>
              </w:rPr>
              <w:t> </w:t>
            </w:r>
          </w:p>
        </w:tc>
      </w:tr>
      <w:tr w:rsidR="003B1385" w:rsidRPr="001A0B52" w14:paraId="547A13EE" w14:textId="77777777" w:rsidTr="0077712F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791B8673" w14:textId="77777777" w:rsidR="003B1385" w:rsidRPr="001A0B52" w:rsidRDefault="003B1385" w:rsidP="00BD38C2">
            <w:pPr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  <w:i/>
              </w:rPr>
              <w:t>Server</w:t>
            </w:r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bersama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aplikasi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lain?</w:t>
            </w:r>
          </w:p>
        </w:tc>
        <w:tc>
          <w:tcPr>
            <w:tcW w:w="4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01E9FB" w14:textId="77777777" w:rsidR="003B1385" w:rsidRPr="001A0B52" w:rsidRDefault="003B1385" w:rsidP="009805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color w:val="FF0000"/>
              </w:rPr>
              <w:t> </w:t>
            </w:r>
          </w:p>
        </w:tc>
      </w:tr>
    </w:tbl>
    <w:p w14:paraId="6A5B71D1" w14:textId="77777777" w:rsidR="00B92232" w:rsidRPr="001A0B52" w:rsidRDefault="00B92232">
      <w:pPr>
        <w:rPr>
          <w:rFonts w:ascii="Times New Roman" w:hAnsi="Times New Roman" w:cs="Times New Roman"/>
          <w:b/>
        </w:rPr>
      </w:pPr>
    </w:p>
    <w:p w14:paraId="512A4F64" w14:textId="77777777" w:rsidR="00E73B55" w:rsidRPr="001A0B52" w:rsidRDefault="006E6B24" w:rsidP="003B1385">
      <w:pPr>
        <w:pStyle w:val="ListParagraph"/>
        <w:numPr>
          <w:ilvl w:val="0"/>
          <w:numId w:val="8"/>
        </w:numPr>
        <w:spacing w:after="0" w:line="240" w:lineRule="auto"/>
        <w:ind w:left="540" w:hanging="270"/>
        <w:jc w:val="both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hAnsi="Times New Roman" w:cs="Times New Roman"/>
          <w:b/>
        </w:rPr>
        <w:t>Perangkat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Jaringan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</w:p>
    <w:p w14:paraId="5F34A1D1" w14:textId="77777777" w:rsidR="006E6B24" w:rsidRPr="001A0B52" w:rsidRDefault="00E73B55" w:rsidP="00E73B55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t xml:space="preserve">Data </w:t>
      </w:r>
      <w:proofErr w:type="spellStart"/>
      <w:r w:rsidR="003B1385" w:rsidRPr="001A0B52">
        <w:rPr>
          <w:rFonts w:ascii="Times New Roman" w:hAnsi="Times New Roman" w:cs="Times New Roman"/>
        </w:rPr>
        <w:t>komponen-komponen</w:t>
      </w:r>
      <w:proofErr w:type="spellEnd"/>
      <w:r w:rsidR="003B1385" w:rsidRPr="001A0B52">
        <w:rPr>
          <w:rFonts w:ascii="Times New Roman" w:hAnsi="Times New Roman" w:cs="Times New Roman"/>
        </w:rPr>
        <w:t xml:space="preserve"> yang </w:t>
      </w:r>
      <w:proofErr w:type="spellStart"/>
      <w:r w:rsidR="003B1385" w:rsidRPr="001A0B52">
        <w:rPr>
          <w:rFonts w:ascii="Times New Roman" w:hAnsi="Times New Roman" w:cs="Times New Roman"/>
        </w:rPr>
        <w:t>digunakan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untuk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membuat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jaringan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komputer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r w:rsidR="006E6B24" w:rsidRPr="001A0B52">
        <w:rPr>
          <w:rFonts w:ascii="Times New Roman" w:hAnsi="Times New Roman" w:cs="Times New Roman"/>
        </w:rPr>
        <w:t>(</w:t>
      </w:r>
      <w:proofErr w:type="spellStart"/>
      <w:r w:rsidR="006E6B24" w:rsidRPr="001A0B52">
        <w:rPr>
          <w:rFonts w:ascii="Times New Roman" w:hAnsi="Times New Roman" w:cs="Times New Roman"/>
        </w:rPr>
        <w:t>misal</w:t>
      </w:r>
      <w:proofErr w:type="spellEnd"/>
      <w:r w:rsidR="006E6B24" w:rsidRPr="001A0B52">
        <w:rPr>
          <w:rFonts w:ascii="Times New Roman" w:hAnsi="Times New Roman" w:cs="Times New Roman"/>
        </w:rPr>
        <w:t xml:space="preserve">: router, </w:t>
      </w:r>
      <w:proofErr w:type="spellStart"/>
      <w:r w:rsidR="006E6B24" w:rsidRPr="001A0B52">
        <w:rPr>
          <w:rFonts w:ascii="Times New Roman" w:hAnsi="Times New Roman" w:cs="Times New Roman"/>
        </w:rPr>
        <w:t>lan</w:t>
      </w:r>
      <w:proofErr w:type="spellEnd"/>
      <w:r w:rsidR="006E6B24" w:rsidRPr="001A0B52">
        <w:rPr>
          <w:rFonts w:ascii="Times New Roman" w:hAnsi="Times New Roman" w:cs="Times New Roman"/>
        </w:rPr>
        <w:t>, switch)</w:t>
      </w:r>
    </w:p>
    <w:p w14:paraId="0130BDC0" w14:textId="77777777" w:rsidR="00403D77" w:rsidRPr="001A0B52" w:rsidRDefault="00403D77" w:rsidP="00403D77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</w:p>
    <w:tbl>
      <w:tblPr>
        <w:tblW w:w="893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4"/>
        <w:gridCol w:w="3938"/>
        <w:gridCol w:w="3013"/>
        <w:gridCol w:w="1366"/>
      </w:tblGrid>
      <w:tr w:rsidR="006E6B24" w:rsidRPr="001A0B52" w14:paraId="447E9988" w14:textId="77777777" w:rsidTr="006A03BD">
        <w:trPr>
          <w:trHeight w:val="465"/>
        </w:trPr>
        <w:tc>
          <w:tcPr>
            <w:tcW w:w="614" w:type="dxa"/>
            <w:shd w:val="clear" w:color="000000" w:fill="B8CCE4"/>
            <w:noWrap/>
            <w:hideMark/>
          </w:tcPr>
          <w:p w14:paraId="45EC14AA" w14:textId="77777777" w:rsidR="006E6B24" w:rsidRPr="001A0B52" w:rsidRDefault="006E6B24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938" w:type="dxa"/>
            <w:shd w:val="clear" w:color="000000" w:fill="B8CCE4"/>
            <w:noWrap/>
            <w:hideMark/>
          </w:tcPr>
          <w:p w14:paraId="0CE19428" w14:textId="77777777" w:rsidR="006E6B24" w:rsidRPr="001A0B52" w:rsidRDefault="006E6B24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</w:p>
        </w:tc>
        <w:tc>
          <w:tcPr>
            <w:tcW w:w="3013" w:type="dxa"/>
            <w:shd w:val="clear" w:color="000000" w:fill="B8CCE4"/>
          </w:tcPr>
          <w:p w14:paraId="44FD6BAB" w14:textId="77777777" w:rsidR="006E6B24" w:rsidRPr="001A0B52" w:rsidRDefault="006E6B24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Tipe</w:t>
            </w:r>
            <w:proofErr w:type="spellEnd"/>
          </w:p>
        </w:tc>
        <w:tc>
          <w:tcPr>
            <w:tcW w:w="1366" w:type="dxa"/>
            <w:shd w:val="clear" w:color="000000" w:fill="B8CCE4"/>
            <w:noWrap/>
            <w:hideMark/>
          </w:tcPr>
          <w:p w14:paraId="49184E3F" w14:textId="77777777" w:rsidR="006E6B24" w:rsidRPr="001A0B52" w:rsidRDefault="006E6B24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6E6B24" w:rsidRPr="001A0B52" w14:paraId="16B2422F" w14:textId="77777777" w:rsidTr="006A03BD">
        <w:trPr>
          <w:trHeight w:val="465"/>
        </w:trPr>
        <w:tc>
          <w:tcPr>
            <w:tcW w:w="614" w:type="dxa"/>
            <w:shd w:val="clear" w:color="auto" w:fill="auto"/>
            <w:noWrap/>
            <w:hideMark/>
          </w:tcPr>
          <w:p w14:paraId="47D4DDA8" w14:textId="77777777" w:rsidR="006E6B24" w:rsidRPr="001A0B52" w:rsidRDefault="006E6B24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938" w:type="dxa"/>
            <w:shd w:val="clear" w:color="auto" w:fill="auto"/>
            <w:noWrap/>
            <w:hideMark/>
          </w:tcPr>
          <w:p w14:paraId="4C485B69" w14:textId="77777777" w:rsidR="006E6B24" w:rsidRPr="001A0B52" w:rsidRDefault="00403D77" w:rsidP="00E73B5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Router/LAN/Switch</w:t>
            </w:r>
            <w:r w:rsidR="00BF5A01" w:rsidRPr="001A0B52">
              <w:rPr>
                <w:rFonts w:ascii="Times New Roman" w:eastAsia="Times New Roman" w:hAnsi="Times New Roman" w:cs="Times New Roman"/>
              </w:rPr>
              <w:t xml:space="preserve"> </w:t>
            </w:r>
            <w:r w:rsidR="00BF5A01" w:rsidRPr="001A0B52">
              <w:rPr>
                <w:rFonts w:ascii="Times New Roman" w:eastAsia="Times New Roman" w:hAnsi="Times New Roman" w:cs="Times New Roman"/>
                <w:i/>
              </w:rPr>
              <w:t>*</w:t>
            </w:r>
            <w:r w:rsidR="00B92232" w:rsidRPr="001A0B52">
              <w:rPr>
                <w:rFonts w:ascii="Times New Roman" w:eastAsia="Times New Roman" w:hAnsi="Times New Roman" w:cs="Times New Roman"/>
                <w:i/>
              </w:rPr>
              <w:t>*</w:t>
            </w:r>
            <w:r w:rsidR="00BF5A01" w:rsidRPr="001A0B52"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3013" w:type="dxa"/>
          </w:tcPr>
          <w:p w14:paraId="0EE79BC5" w14:textId="77777777" w:rsidR="006E6B24" w:rsidRPr="001A0B52" w:rsidRDefault="006E6B24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1366" w:type="dxa"/>
            <w:shd w:val="clear" w:color="auto" w:fill="auto"/>
            <w:noWrap/>
            <w:hideMark/>
          </w:tcPr>
          <w:p w14:paraId="664F9920" w14:textId="77777777" w:rsidR="006E6B24" w:rsidRPr="001A0B52" w:rsidRDefault="006E6B24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E73B55" w:rsidRPr="001A0B52" w14:paraId="58526489" w14:textId="77777777" w:rsidTr="006A03BD">
        <w:trPr>
          <w:trHeight w:val="465"/>
        </w:trPr>
        <w:tc>
          <w:tcPr>
            <w:tcW w:w="614" w:type="dxa"/>
            <w:shd w:val="clear" w:color="auto" w:fill="auto"/>
            <w:noWrap/>
            <w:hideMark/>
          </w:tcPr>
          <w:p w14:paraId="4FA1CB95" w14:textId="77777777" w:rsidR="00E73B55" w:rsidRPr="001A0B52" w:rsidRDefault="006A03BD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  <w:r w:rsidR="00E73B55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3938" w:type="dxa"/>
            <w:shd w:val="clear" w:color="auto" w:fill="auto"/>
            <w:noWrap/>
            <w:hideMark/>
          </w:tcPr>
          <w:p w14:paraId="0D0BEA0D" w14:textId="77777777" w:rsidR="00E73B55" w:rsidRPr="001A0B52" w:rsidRDefault="00E73B55" w:rsidP="006B02F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 xml:space="preserve">Router/LAN/Switch </w:t>
            </w:r>
            <w:r w:rsidRPr="001A0B52">
              <w:rPr>
                <w:rFonts w:ascii="Times New Roman" w:eastAsia="Times New Roman" w:hAnsi="Times New Roman" w:cs="Times New Roman"/>
                <w:i/>
              </w:rPr>
              <w:t>*</w:t>
            </w:r>
            <w:r w:rsidR="00B92232" w:rsidRPr="001A0B52">
              <w:rPr>
                <w:rFonts w:ascii="Times New Roman" w:eastAsia="Times New Roman" w:hAnsi="Times New Roman" w:cs="Times New Roman"/>
                <w:i/>
              </w:rPr>
              <w:t>*</w:t>
            </w:r>
            <w:r w:rsidRPr="001A0B52"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3013" w:type="dxa"/>
          </w:tcPr>
          <w:p w14:paraId="1D1E9CD0" w14:textId="77777777" w:rsidR="00E73B55" w:rsidRPr="001A0B52" w:rsidRDefault="00E73B55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1366" w:type="dxa"/>
            <w:shd w:val="clear" w:color="auto" w:fill="auto"/>
            <w:noWrap/>
            <w:hideMark/>
          </w:tcPr>
          <w:p w14:paraId="3A7291DB" w14:textId="77777777" w:rsidR="00E73B55" w:rsidRPr="001A0B52" w:rsidRDefault="00E73B55" w:rsidP="006E6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6BE7BDC6" w14:textId="77777777" w:rsidR="00E73B55" w:rsidRPr="001A0B52" w:rsidRDefault="00E73B55" w:rsidP="00E73B55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34684540" w14:textId="77777777" w:rsidR="00B92232" w:rsidRPr="001A0B52" w:rsidRDefault="00B92232" w:rsidP="00B92232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>*)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perangkat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jaringan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ada</w:t>
      </w:r>
      <w:proofErr w:type="spellEnd"/>
    </w:p>
    <w:p w14:paraId="1F356685" w14:textId="77777777" w:rsidR="00E73B55" w:rsidRPr="001A0B52" w:rsidRDefault="00E73B55" w:rsidP="00E73B55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>*</w:t>
      </w:r>
      <w:r w:rsidR="00B92232" w:rsidRPr="001A0B52">
        <w:rPr>
          <w:rFonts w:ascii="Times New Roman" w:eastAsia="Times New Roman" w:hAnsi="Times New Roman" w:cs="Times New Roman"/>
          <w:i/>
          <w:iCs/>
          <w:color w:val="000000"/>
        </w:rPr>
        <w:t>*</w:t>
      </w:r>
      <w:r w:rsidRPr="001A0B52">
        <w:rPr>
          <w:rFonts w:ascii="Times New Roman" w:eastAsia="Times New Roman" w:hAnsi="Times New Roman" w:cs="Times New Roman"/>
          <w:i/>
          <w:iCs/>
          <w:color w:val="000000"/>
        </w:rPr>
        <w:t>)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Pilih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salah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satu</w:t>
      </w:r>
      <w:proofErr w:type="spellEnd"/>
    </w:p>
    <w:p w14:paraId="5EAAAD9E" w14:textId="77777777" w:rsidR="00E73B55" w:rsidRDefault="00E73B55" w:rsidP="00E73B5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2DDE33A7" w14:textId="7996C663" w:rsidR="0051144D" w:rsidRDefault="0051144D">
      <w:pPr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br w:type="page"/>
      </w:r>
    </w:p>
    <w:p w14:paraId="2845BE1A" w14:textId="77777777" w:rsidR="001A0B52" w:rsidRPr="001A0B52" w:rsidRDefault="001A0B52" w:rsidP="00E73B5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40705E97" w14:textId="77777777" w:rsidR="0077712F" w:rsidRPr="001A0B52" w:rsidRDefault="00403D77" w:rsidP="003B13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hAnsi="Times New Roman" w:cs="Times New Roman"/>
          <w:b/>
        </w:rPr>
        <w:t>Perangkat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Khusus</w:t>
      </w:r>
      <w:proofErr w:type="spellEnd"/>
    </w:p>
    <w:p w14:paraId="31E9A74A" w14:textId="77777777" w:rsidR="00403D77" w:rsidRPr="001A0B52" w:rsidRDefault="0077712F" w:rsidP="0077712F">
      <w:pPr>
        <w:pStyle w:val="ListParagraph"/>
        <w:spacing w:after="0" w:line="240" w:lineRule="auto"/>
        <w:ind w:left="567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hAnsi="Times New Roman" w:cs="Times New Roman"/>
        </w:rPr>
        <w:t>P</w:t>
      </w:r>
      <w:r w:rsidR="00403D77" w:rsidRPr="001A0B52">
        <w:rPr>
          <w:rFonts w:ascii="Times New Roman" w:hAnsi="Times New Roman" w:cs="Times New Roman"/>
        </w:rPr>
        <w:t>erangkat</w:t>
      </w:r>
      <w:proofErr w:type="spellEnd"/>
      <w:r w:rsidR="00403D77" w:rsidRPr="001A0B52">
        <w:rPr>
          <w:rFonts w:ascii="Times New Roman" w:hAnsi="Times New Roman" w:cs="Times New Roman"/>
        </w:rPr>
        <w:t xml:space="preserve"> </w:t>
      </w:r>
      <w:proofErr w:type="spellStart"/>
      <w:r w:rsidR="00BF5A01" w:rsidRPr="001A0B52">
        <w:rPr>
          <w:rFonts w:ascii="Times New Roman" w:hAnsi="Times New Roman" w:cs="Times New Roman"/>
        </w:rPr>
        <w:t>keras</w:t>
      </w:r>
      <w:proofErr w:type="spellEnd"/>
      <w:r w:rsidR="00BF5A01" w:rsidRPr="001A0B52">
        <w:rPr>
          <w:rFonts w:ascii="Times New Roman" w:hAnsi="Times New Roman" w:cs="Times New Roman"/>
        </w:rPr>
        <w:t xml:space="preserve"> </w:t>
      </w:r>
      <w:r w:rsidR="00403D77" w:rsidRPr="001A0B52">
        <w:rPr>
          <w:rFonts w:ascii="Times New Roman" w:hAnsi="Times New Roman" w:cs="Times New Roman"/>
        </w:rPr>
        <w:t xml:space="preserve">yang </w:t>
      </w:r>
      <w:proofErr w:type="spellStart"/>
      <w:r w:rsidR="00403D77" w:rsidRPr="001A0B52">
        <w:rPr>
          <w:rFonts w:ascii="Times New Roman" w:hAnsi="Times New Roman" w:cs="Times New Roman"/>
        </w:rPr>
        <w:t>berfungsi</w:t>
      </w:r>
      <w:proofErr w:type="spellEnd"/>
      <w:r w:rsidR="00403D77" w:rsidRPr="001A0B52">
        <w:rPr>
          <w:rFonts w:ascii="Times New Roman" w:hAnsi="Times New Roman" w:cs="Times New Roman"/>
        </w:rPr>
        <w:t xml:space="preserve"> </w:t>
      </w:r>
      <w:proofErr w:type="spellStart"/>
      <w:r w:rsidR="00403D77" w:rsidRPr="001A0B52">
        <w:rPr>
          <w:rFonts w:ascii="Times New Roman" w:hAnsi="Times New Roman" w:cs="Times New Roman"/>
        </w:rPr>
        <w:t>spesifik</w:t>
      </w:r>
      <w:proofErr w:type="spellEnd"/>
      <w:r w:rsidR="00403D77" w:rsidRPr="001A0B52">
        <w:rPr>
          <w:rFonts w:ascii="Times New Roman" w:hAnsi="Times New Roman" w:cs="Times New Roman"/>
        </w:rPr>
        <w:t xml:space="preserve"> </w:t>
      </w:r>
      <w:proofErr w:type="spellStart"/>
      <w:r w:rsidR="00403D77" w:rsidRPr="001A0B52">
        <w:rPr>
          <w:rFonts w:ascii="Times New Roman" w:hAnsi="Times New Roman" w:cs="Times New Roman"/>
        </w:rPr>
        <w:t>sesuai</w:t>
      </w:r>
      <w:proofErr w:type="spellEnd"/>
      <w:r w:rsidR="00403D77" w:rsidRPr="001A0B52">
        <w:rPr>
          <w:rFonts w:ascii="Times New Roman" w:hAnsi="Times New Roman" w:cs="Times New Roman"/>
        </w:rPr>
        <w:t xml:space="preserve"> </w:t>
      </w:r>
      <w:proofErr w:type="spellStart"/>
      <w:r w:rsidR="00403D77" w:rsidRPr="001A0B52">
        <w:rPr>
          <w:rFonts w:ascii="Times New Roman" w:hAnsi="Times New Roman" w:cs="Times New Roman"/>
        </w:rPr>
        <w:t>dengan</w:t>
      </w:r>
      <w:proofErr w:type="spellEnd"/>
      <w:r w:rsidR="00403D77" w:rsidRPr="001A0B52">
        <w:rPr>
          <w:rFonts w:ascii="Times New Roman" w:hAnsi="Times New Roman" w:cs="Times New Roman"/>
        </w:rPr>
        <w:t xml:space="preserve"> </w:t>
      </w:r>
      <w:proofErr w:type="spellStart"/>
      <w:r w:rsidR="00403D77" w:rsidRPr="001A0B52">
        <w:rPr>
          <w:rFonts w:ascii="Times New Roman" w:hAnsi="Times New Roman" w:cs="Times New Roman"/>
        </w:rPr>
        <w:t>spesifikasi</w:t>
      </w:r>
      <w:proofErr w:type="spellEnd"/>
      <w:r w:rsidR="00403D77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Sistem</w:t>
      </w:r>
      <w:proofErr w:type="spellEnd"/>
      <w:r w:rsidR="003B1385" w:rsidRPr="001A0B52">
        <w:rPr>
          <w:rFonts w:ascii="Times New Roman" w:hAnsi="Times New Roman" w:cs="Times New Roman"/>
        </w:rPr>
        <w:t xml:space="preserve"> </w:t>
      </w:r>
      <w:proofErr w:type="spellStart"/>
      <w:r w:rsidR="003B1385" w:rsidRPr="001A0B52">
        <w:rPr>
          <w:rFonts w:ascii="Times New Roman" w:hAnsi="Times New Roman" w:cs="Times New Roman"/>
        </w:rPr>
        <w:t>Elektronik</w:t>
      </w:r>
      <w:proofErr w:type="spellEnd"/>
      <w:r w:rsidR="00403D77" w:rsidRPr="001A0B52">
        <w:rPr>
          <w:rFonts w:ascii="Times New Roman" w:hAnsi="Times New Roman" w:cs="Times New Roman"/>
        </w:rPr>
        <w:t xml:space="preserve"> </w:t>
      </w:r>
      <w:r w:rsidR="00403D77" w:rsidRPr="001A0B52">
        <w:rPr>
          <w:rFonts w:ascii="Times New Roman" w:hAnsi="Times New Roman" w:cs="Times New Roman"/>
          <w:lang w:eastAsia="ko-KR"/>
        </w:rPr>
        <w:t>(</w:t>
      </w:r>
      <w:proofErr w:type="spellStart"/>
      <w:r w:rsidR="00403D77" w:rsidRPr="001A0B52">
        <w:rPr>
          <w:rFonts w:ascii="Times New Roman" w:hAnsi="Times New Roman" w:cs="Times New Roman"/>
          <w:lang w:eastAsia="ko-KR"/>
        </w:rPr>
        <w:t>misal</w:t>
      </w:r>
      <w:proofErr w:type="spellEnd"/>
      <w:r w:rsidR="00403D77" w:rsidRPr="001A0B52">
        <w:rPr>
          <w:rFonts w:ascii="Times New Roman" w:hAnsi="Times New Roman" w:cs="Times New Roman"/>
          <w:lang w:eastAsia="ko-KR"/>
        </w:rPr>
        <w:t xml:space="preserve"> : </w:t>
      </w:r>
      <w:proofErr w:type="spellStart"/>
      <w:r w:rsidR="00403D77" w:rsidRPr="001A0B52">
        <w:rPr>
          <w:rFonts w:ascii="Times New Roman" w:hAnsi="Times New Roman" w:cs="Times New Roman"/>
          <w:lang w:eastAsia="ko-KR"/>
        </w:rPr>
        <w:t>biometrik</w:t>
      </w:r>
      <w:proofErr w:type="spellEnd"/>
      <w:r w:rsidR="00403D77" w:rsidRPr="001A0B52">
        <w:rPr>
          <w:rFonts w:ascii="Times New Roman" w:hAnsi="Times New Roman" w:cs="Times New Roman"/>
          <w:lang w:eastAsia="ko-KR"/>
        </w:rPr>
        <w:t xml:space="preserve">, camera, </w:t>
      </w:r>
      <w:proofErr w:type="spellStart"/>
      <w:r w:rsidR="00403D77" w:rsidRPr="001A0B52">
        <w:rPr>
          <w:rFonts w:ascii="Times New Roman" w:hAnsi="Times New Roman" w:cs="Times New Roman"/>
          <w:lang w:eastAsia="ko-KR"/>
        </w:rPr>
        <w:t>rfid</w:t>
      </w:r>
      <w:proofErr w:type="spellEnd"/>
      <w:r w:rsidR="00403D77" w:rsidRPr="001A0B52">
        <w:rPr>
          <w:rFonts w:ascii="Times New Roman" w:hAnsi="Times New Roman" w:cs="Times New Roman"/>
          <w:lang w:eastAsia="ko-KR"/>
        </w:rPr>
        <w:t xml:space="preserve"> reader, </w:t>
      </w:r>
      <w:proofErr w:type="spellStart"/>
      <w:r w:rsidR="00403D77" w:rsidRPr="001A0B52">
        <w:rPr>
          <w:rFonts w:ascii="Times New Roman" w:hAnsi="Times New Roman" w:cs="Times New Roman"/>
          <w:lang w:eastAsia="ko-KR"/>
        </w:rPr>
        <w:t>dll</w:t>
      </w:r>
      <w:proofErr w:type="spellEnd"/>
      <w:r w:rsidR="00403D77" w:rsidRPr="001A0B52">
        <w:rPr>
          <w:rFonts w:ascii="Times New Roman" w:hAnsi="Times New Roman" w:cs="Times New Roman"/>
          <w:lang w:eastAsia="ko-KR"/>
        </w:rPr>
        <w:t>)</w:t>
      </w:r>
    </w:p>
    <w:p w14:paraId="6BC392F4" w14:textId="77777777" w:rsidR="006E6B24" w:rsidRPr="001A0B52" w:rsidRDefault="006E6B24" w:rsidP="00403D7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tbl>
      <w:tblPr>
        <w:tblW w:w="951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"/>
        <w:gridCol w:w="3938"/>
        <w:gridCol w:w="3389"/>
        <w:gridCol w:w="1366"/>
      </w:tblGrid>
      <w:tr w:rsidR="00BF5A01" w:rsidRPr="001A0B52" w14:paraId="051CB76D" w14:textId="77777777" w:rsidTr="00196352">
        <w:trPr>
          <w:trHeight w:val="465"/>
        </w:trPr>
        <w:tc>
          <w:tcPr>
            <w:tcW w:w="822" w:type="dxa"/>
            <w:shd w:val="clear" w:color="000000" w:fill="B8CCE4"/>
            <w:noWrap/>
            <w:hideMark/>
          </w:tcPr>
          <w:p w14:paraId="48E98903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938" w:type="dxa"/>
            <w:shd w:val="clear" w:color="000000" w:fill="B8CCE4"/>
            <w:noWrap/>
            <w:hideMark/>
          </w:tcPr>
          <w:p w14:paraId="423A00FF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</w:p>
        </w:tc>
        <w:tc>
          <w:tcPr>
            <w:tcW w:w="3389" w:type="dxa"/>
            <w:shd w:val="clear" w:color="000000" w:fill="B8CCE4"/>
          </w:tcPr>
          <w:p w14:paraId="4645065C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Tipe</w:t>
            </w:r>
            <w:proofErr w:type="spellEnd"/>
          </w:p>
        </w:tc>
        <w:tc>
          <w:tcPr>
            <w:tcW w:w="1366" w:type="dxa"/>
            <w:shd w:val="clear" w:color="000000" w:fill="B8CCE4"/>
            <w:noWrap/>
            <w:hideMark/>
          </w:tcPr>
          <w:p w14:paraId="6111DB73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BF5A01" w:rsidRPr="001A0B52" w14:paraId="1F6BFCCC" w14:textId="77777777" w:rsidTr="00196352">
        <w:trPr>
          <w:trHeight w:val="465"/>
        </w:trPr>
        <w:tc>
          <w:tcPr>
            <w:tcW w:w="822" w:type="dxa"/>
            <w:shd w:val="clear" w:color="auto" w:fill="auto"/>
            <w:noWrap/>
            <w:hideMark/>
          </w:tcPr>
          <w:p w14:paraId="39B5929C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938" w:type="dxa"/>
            <w:shd w:val="clear" w:color="auto" w:fill="auto"/>
            <w:noWrap/>
            <w:hideMark/>
          </w:tcPr>
          <w:p w14:paraId="05C6457D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89" w:type="dxa"/>
          </w:tcPr>
          <w:p w14:paraId="22648595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1366" w:type="dxa"/>
            <w:shd w:val="clear" w:color="auto" w:fill="auto"/>
            <w:noWrap/>
            <w:hideMark/>
          </w:tcPr>
          <w:p w14:paraId="05656F50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BF5A01" w:rsidRPr="001A0B52" w14:paraId="44CD0E2F" w14:textId="77777777" w:rsidTr="00196352">
        <w:trPr>
          <w:trHeight w:val="465"/>
        </w:trPr>
        <w:tc>
          <w:tcPr>
            <w:tcW w:w="822" w:type="dxa"/>
            <w:shd w:val="clear" w:color="auto" w:fill="auto"/>
            <w:noWrap/>
            <w:hideMark/>
          </w:tcPr>
          <w:p w14:paraId="0CCDE273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196352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*)</w:t>
            </w:r>
          </w:p>
        </w:tc>
        <w:tc>
          <w:tcPr>
            <w:tcW w:w="3938" w:type="dxa"/>
            <w:shd w:val="clear" w:color="auto" w:fill="auto"/>
            <w:noWrap/>
            <w:hideMark/>
          </w:tcPr>
          <w:p w14:paraId="5174FC11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389" w:type="dxa"/>
          </w:tcPr>
          <w:p w14:paraId="0FF6EB0D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1366" w:type="dxa"/>
            <w:shd w:val="clear" w:color="auto" w:fill="auto"/>
            <w:noWrap/>
            <w:hideMark/>
          </w:tcPr>
          <w:p w14:paraId="0EA40128" w14:textId="77777777" w:rsidR="00BF5A01" w:rsidRPr="001A0B52" w:rsidRDefault="00BF5A01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09A5F2D3" w14:textId="77777777" w:rsidR="0077712F" w:rsidRPr="001A0B52" w:rsidRDefault="0077712F" w:rsidP="0077712F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:</w:t>
      </w:r>
    </w:p>
    <w:p w14:paraId="3E6142A6" w14:textId="77777777" w:rsidR="0077712F" w:rsidRPr="001A0B52" w:rsidRDefault="0077712F" w:rsidP="0077712F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*)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perangkat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196352" w:rsidRPr="001A0B52">
        <w:rPr>
          <w:rFonts w:ascii="Times New Roman" w:eastAsia="Times New Roman" w:hAnsi="Times New Roman" w:cs="Times New Roman"/>
          <w:i/>
          <w:iCs/>
          <w:color w:val="000000"/>
        </w:rPr>
        <w:t>keras</w:t>
      </w:r>
      <w:proofErr w:type="spellEnd"/>
      <w:r w:rsidR="00196352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 w:rsidR="00196352" w:rsidRPr="001A0B52">
        <w:rPr>
          <w:rFonts w:ascii="Times New Roman" w:eastAsia="Times New Roman" w:hAnsi="Times New Roman" w:cs="Times New Roman"/>
          <w:i/>
          <w:iCs/>
          <w:color w:val="000000"/>
        </w:rPr>
        <w:t>khusus</w:t>
      </w:r>
      <w:proofErr w:type="spellEnd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yang </w:t>
      </w:r>
      <w:proofErr w:type="spellStart"/>
      <w:r w:rsidRPr="001A0B52">
        <w:rPr>
          <w:rFonts w:ascii="Times New Roman" w:eastAsia="Times New Roman" w:hAnsi="Times New Roman" w:cs="Times New Roman"/>
          <w:i/>
          <w:iCs/>
          <w:color w:val="000000"/>
        </w:rPr>
        <w:t>ada</w:t>
      </w:r>
      <w:proofErr w:type="spellEnd"/>
    </w:p>
    <w:p w14:paraId="3446A469" w14:textId="77777777" w:rsidR="00BF5A01" w:rsidRPr="001A0B52" w:rsidRDefault="00BF5A01" w:rsidP="00403D7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14:paraId="151E1C46" w14:textId="77777777" w:rsidR="0079046B" w:rsidRPr="001A0B52" w:rsidRDefault="0079046B" w:rsidP="00403D7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14:paraId="3F2F71E3" w14:textId="77777777" w:rsidR="00CB47F1" w:rsidRPr="001A0B52" w:rsidRDefault="00CB47F1" w:rsidP="00245D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1A0B52">
        <w:rPr>
          <w:rFonts w:ascii="Times New Roman" w:hAnsi="Times New Roman" w:cs="Times New Roman"/>
          <w:b/>
          <w:u w:val="single"/>
        </w:rPr>
        <w:t>Perangkat</w:t>
      </w:r>
      <w:proofErr w:type="spellEnd"/>
      <w:r w:rsidRPr="001A0B52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  <w:u w:val="single"/>
        </w:rPr>
        <w:t>Lunak</w:t>
      </w:r>
      <w:proofErr w:type="spellEnd"/>
    </w:p>
    <w:p w14:paraId="1A30DDBF" w14:textId="77777777" w:rsidR="00CF733A" w:rsidRPr="001A0B52" w:rsidRDefault="00CF733A" w:rsidP="00CF733A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i/>
        </w:rPr>
      </w:pPr>
    </w:p>
    <w:p w14:paraId="5FB7986A" w14:textId="77777777" w:rsidR="0077712F" w:rsidRPr="001A0B52" w:rsidRDefault="00CF733A" w:rsidP="00245DA9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hAnsi="Times New Roman" w:cs="Times New Roman"/>
          <w:b/>
        </w:rPr>
        <w:t>Perangkat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Lunak</w:t>
      </w:r>
      <w:proofErr w:type="spellEnd"/>
      <w:r w:rsidRPr="001A0B52">
        <w:rPr>
          <w:rFonts w:ascii="Times New Roman" w:hAnsi="Times New Roman" w:cs="Times New Roman"/>
          <w:b/>
        </w:rPr>
        <w:t xml:space="preserve"> Utama</w:t>
      </w:r>
    </w:p>
    <w:p w14:paraId="215F04E8" w14:textId="77777777" w:rsidR="00CF733A" w:rsidRPr="001A0B52" w:rsidRDefault="0077712F" w:rsidP="0077712F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t xml:space="preserve">Data </w:t>
      </w:r>
      <w:proofErr w:type="spellStart"/>
      <w:r w:rsidR="00BD38C2" w:rsidRPr="001A0B52">
        <w:rPr>
          <w:rFonts w:ascii="Times New Roman" w:hAnsi="Times New Roman" w:cs="Times New Roman"/>
        </w:rPr>
        <w:t>perangkat</w:t>
      </w:r>
      <w:proofErr w:type="spellEnd"/>
      <w:r w:rsidR="00BD38C2" w:rsidRPr="001A0B52">
        <w:rPr>
          <w:rFonts w:ascii="Times New Roman" w:hAnsi="Times New Roman" w:cs="Times New Roman"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</w:rPr>
        <w:t>lunak</w:t>
      </w:r>
      <w:proofErr w:type="spellEnd"/>
      <w:r w:rsidR="00BD38C2" w:rsidRPr="001A0B52">
        <w:rPr>
          <w:rFonts w:ascii="Times New Roman" w:hAnsi="Times New Roman" w:cs="Times New Roman"/>
        </w:rPr>
        <w:t xml:space="preserve"> (</w:t>
      </w:r>
      <w:proofErr w:type="spellStart"/>
      <w:r w:rsidR="00BD38C2" w:rsidRPr="001A0B52">
        <w:rPr>
          <w:rFonts w:ascii="Times New Roman" w:hAnsi="Times New Roman" w:cs="Times New Roman"/>
        </w:rPr>
        <w:t>aplikasi</w:t>
      </w:r>
      <w:proofErr w:type="spellEnd"/>
      <w:r w:rsidR="00BD38C2" w:rsidRPr="001A0B52">
        <w:rPr>
          <w:rFonts w:ascii="Times New Roman" w:hAnsi="Times New Roman" w:cs="Times New Roman"/>
        </w:rPr>
        <w:t xml:space="preserve">) </w:t>
      </w:r>
      <w:proofErr w:type="spellStart"/>
      <w:r w:rsidR="00BD38C2" w:rsidRPr="001A0B52">
        <w:rPr>
          <w:rFonts w:ascii="Times New Roman" w:hAnsi="Times New Roman" w:cs="Times New Roman"/>
        </w:rPr>
        <w:t>utama</w:t>
      </w:r>
      <w:proofErr w:type="spellEnd"/>
      <w:r w:rsidR="00BD38C2" w:rsidRPr="001A0B52">
        <w:rPr>
          <w:rFonts w:ascii="Times New Roman" w:hAnsi="Times New Roman" w:cs="Times New Roman"/>
        </w:rPr>
        <w:t xml:space="preserve"> yang </w:t>
      </w:r>
      <w:proofErr w:type="spellStart"/>
      <w:r w:rsidR="00BD38C2" w:rsidRPr="001A0B52">
        <w:rPr>
          <w:rFonts w:ascii="Times New Roman" w:hAnsi="Times New Roman" w:cs="Times New Roman"/>
        </w:rPr>
        <w:t>menjalankan</w:t>
      </w:r>
      <w:proofErr w:type="spellEnd"/>
      <w:r w:rsidR="00BD38C2" w:rsidRPr="001A0B52">
        <w:rPr>
          <w:rFonts w:ascii="Times New Roman" w:hAnsi="Times New Roman" w:cs="Times New Roman"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</w:rPr>
        <w:t>Sistem</w:t>
      </w:r>
      <w:proofErr w:type="spellEnd"/>
      <w:r w:rsidR="00BD38C2" w:rsidRPr="001A0B52">
        <w:rPr>
          <w:rFonts w:ascii="Times New Roman" w:hAnsi="Times New Roman" w:cs="Times New Roman"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</w:rPr>
        <w:t>Elektronik</w:t>
      </w:r>
      <w:proofErr w:type="spellEnd"/>
    </w:p>
    <w:p w14:paraId="554C0F6C" w14:textId="77777777" w:rsidR="00CB47F1" w:rsidRPr="001A0B52" w:rsidRDefault="00CB47F1" w:rsidP="00CB47F1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  <w:u w:val="single"/>
        </w:rPr>
      </w:pPr>
    </w:p>
    <w:tbl>
      <w:tblPr>
        <w:tblW w:w="11357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"/>
        <w:gridCol w:w="2835"/>
        <w:gridCol w:w="2803"/>
        <w:gridCol w:w="5135"/>
      </w:tblGrid>
      <w:tr w:rsidR="00BD38C2" w:rsidRPr="001A0B52" w14:paraId="62E30132" w14:textId="77777777" w:rsidTr="00BD38C2">
        <w:trPr>
          <w:trHeight w:val="465"/>
        </w:trPr>
        <w:tc>
          <w:tcPr>
            <w:tcW w:w="584" w:type="dxa"/>
            <w:shd w:val="clear" w:color="000000" w:fill="B8CCE4"/>
            <w:noWrap/>
            <w:hideMark/>
          </w:tcPr>
          <w:p w14:paraId="61F88596" w14:textId="77777777" w:rsidR="00BD38C2" w:rsidRPr="001A0B52" w:rsidRDefault="00BD38C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2835" w:type="dxa"/>
            <w:shd w:val="clear" w:color="000000" w:fill="B8CCE4"/>
            <w:noWrap/>
            <w:hideMark/>
          </w:tcPr>
          <w:p w14:paraId="1629C627" w14:textId="77777777" w:rsidR="00BD38C2" w:rsidRPr="001A0B52" w:rsidRDefault="00BD38C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Nama</w:t>
            </w:r>
          </w:p>
          <w:p w14:paraId="5BA386E8" w14:textId="77777777" w:rsidR="00BD38C2" w:rsidRPr="001A0B52" w:rsidRDefault="00BD38C2" w:rsidP="00FB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Jika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hanya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satu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diisi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sama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Nama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2803" w:type="dxa"/>
            <w:shd w:val="clear" w:color="000000" w:fill="B8CCE4"/>
          </w:tcPr>
          <w:p w14:paraId="2B7B49B9" w14:textId="77777777" w:rsidR="00BD38C2" w:rsidRPr="001A0B52" w:rsidRDefault="00BD38C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Perangkat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Lunak</w:t>
            </w:r>
            <w:proofErr w:type="spellEnd"/>
          </w:p>
          <w:p w14:paraId="33C81713" w14:textId="77777777" w:rsidR="00BD38C2" w:rsidRPr="001A0B52" w:rsidRDefault="00BD38C2" w:rsidP="004A7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Pilih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berdasarkan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jenis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perangkat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lunak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>**)</w:t>
            </w:r>
          </w:p>
        </w:tc>
        <w:tc>
          <w:tcPr>
            <w:tcW w:w="5135" w:type="dxa"/>
            <w:shd w:val="clear" w:color="000000" w:fill="B8CCE4"/>
          </w:tcPr>
          <w:p w14:paraId="1E29F7B7" w14:textId="77777777" w:rsidR="00BD38C2" w:rsidRPr="001A0B52" w:rsidRDefault="00BD38C2" w:rsidP="00BD38C2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Penyedia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Perangkat</w:t>
            </w:r>
            <w:proofErr w:type="spellEnd"/>
            <w:r w:rsidRPr="001A0B5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b/>
              </w:rPr>
              <w:t>Lunak</w:t>
            </w:r>
            <w:proofErr w:type="spellEnd"/>
          </w:p>
          <w:p w14:paraId="4B10E9B7" w14:textId="77777777" w:rsidR="00BD38C2" w:rsidRPr="001A0B52" w:rsidRDefault="00BD38C2" w:rsidP="00BD38C2">
            <w:pPr>
              <w:rPr>
                <w:rFonts w:ascii="Times New Roman" w:hAnsi="Times New Roman" w:cs="Times New Roman"/>
                <w:i/>
              </w:rPr>
            </w:pPr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(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Penyedia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dukungan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Perangkat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i/>
              </w:rPr>
              <w:t>Lunak</w:t>
            </w:r>
            <w:proofErr w:type="spellEnd"/>
            <w:r w:rsidRPr="001A0B52">
              <w:rPr>
                <w:rFonts w:ascii="Times New Roman" w:hAnsi="Times New Roman" w:cs="Times New Roman"/>
                <w:i/>
              </w:rPr>
              <w:t>)</w:t>
            </w:r>
          </w:p>
        </w:tc>
      </w:tr>
      <w:tr w:rsidR="00BD38C2" w:rsidRPr="001A0B52" w14:paraId="66A05899" w14:textId="77777777" w:rsidTr="00BD38C2">
        <w:trPr>
          <w:trHeight w:val="465"/>
        </w:trPr>
        <w:tc>
          <w:tcPr>
            <w:tcW w:w="584" w:type="dxa"/>
            <w:shd w:val="clear" w:color="auto" w:fill="auto"/>
            <w:noWrap/>
            <w:hideMark/>
          </w:tcPr>
          <w:p w14:paraId="39B1D4B3" w14:textId="77777777" w:rsidR="00BD38C2" w:rsidRPr="001A0B52" w:rsidRDefault="00BD38C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7639A254" w14:textId="77777777" w:rsidR="00BD38C2" w:rsidRPr="001A0B52" w:rsidRDefault="00BD38C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03" w:type="dxa"/>
          </w:tcPr>
          <w:p w14:paraId="1C155F69" w14:textId="77777777" w:rsidR="00BD38C2" w:rsidRPr="001A0B52" w:rsidRDefault="00BD38C2" w:rsidP="00FB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5135" w:type="dxa"/>
          </w:tcPr>
          <w:p w14:paraId="7AFA1263" w14:textId="77777777" w:rsidR="00BD38C2" w:rsidRPr="001A0B52" w:rsidRDefault="00BD38C2" w:rsidP="006A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BD38C2" w:rsidRPr="001A0B52" w14:paraId="6B97DA00" w14:textId="77777777" w:rsidTr="00BD38C2">
        <w:trPr>
          <w:trHeight w:val="465"/>
        </w:trPr>
        <w:tc>
          <w:tcPr>
            <w:tcW w:w="584" w:type="dxa"/>
            <w:shd w:val="clear" w:color="auto" w:fill="auto"/>
            <w:noWrap/>
            <w:hideMark/>
          </w:tcPr>
          <w:p w14:paraId="3073D082" w14:textId="77777777" w:rsidR="00BD38C2" w:rsidRPr="001A0B52" w:rsidRDefault="006A03BD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  <w:r w:rsidR="00BD38C2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2835" w:type="dxa"/>
            <w:shd w:val="clear" w:color="auto" w:fill="auto"/>
            <w:noWrap/>
            <w:hideMark/>
          </w:tcPr>
          <w:p w14:paraId="6612C66B" w14:textId="77777777" w:rsidR="00BD38C2" w:rsidRPr="001A0B52" w:rsidRDefault="00BD38C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803" w:type="dxa"/>
          </w:tcPr>
          <w:p w14:paraId="7952E3BD" w14:textId="77777777" w:rsidR="00BD38C2" w:rsidRPr="001A0B52" w:rsidRDefault="00BD38C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5135" w:type="dxa"/>
          </w:tcPr>
          <w:p w14:paraId="7BF7C6F0" w14:textId="77777777" w:rsidR="00BD38C2" w:rsidRPr="001A0B52" w:rsidRDefault="00BD38C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3B9312BC" w14:textId="77777777" w:rsidR="00BD38C2" w:rsidRPr="001A0B52" w:rsidRDefault="00BD38C2" w:rsidP="00CF733A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Catatan</w:t>
      </w:r>
      <w:proofErr w:type="spellEnd"/>
      <w:r w:rsidRPr="001A0B52">
        <w:rPr>
          <w:rFonts w:ascii="Times New Roman" w:hAnsi="Times New Roman" w:cs="Times New Roman"/>
          <w:i/>
        </w:rPr>
        <w:t>:</w:t>
      </w:r>
    </w:p>
    <w:p w14:paraId="14427CF5" w14:textId="77777777" w:rsidR="00CF733A" w:rsidRPr="001A0B52" w:rsidRDefault="00FB680F" w:rsidP="00CF733A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>*)</w:t>
      </w:r>
      <w:proofErr w:type="spellStart"/>
      <w:r w:rsidRPr="001A0B52">
        <w:rPr>
          <w:rFonts w:ascii="Times New Roman" w:hAnsi="Times New Roman" w:cs="Times New Roman"/>
          <w:i/>
        </w:rPr>
        <w:t>Tambahkan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sesuai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jumlah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perangkat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lunak</w:t>
      </w:r>
      <w:proofErr w:type="spellEnd"/>
      <w:r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Pr="001A0B52">
        <w:rPr>
          <w:rFonts w:ascii="Times New Roman" w:hAnsi="Times New Roman" w:cs="Times New Roman"/>
          <w:i/>
        </w:rPr>
        <w:t>ada</w:t>
      </w:r>
      <w:proofErr w:type="spellEnd"/>
    </w:p>
    <w:p w14:paraId="55C0817E" w14:textId="77777777" w:rsidR="0098057C" w:rsidRPr="001A0B52" w:rsidRDefault="0098057C" w:rsidP="00CF733A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**) </w:t>
      </w:r>
      <w:proofErr w:type="spellStart"/>
      <w:r w:rsidRPr="001A0B52">
        <w:rPr>
          <w:rFonts w:ascii="Times New Roman" w:hAnsi="Times New Roman" w:cs="Times New Roman"/>
          <w:i/>
        </w:rPr>
        <w:t>Keterangan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Pilihan</w:t>
      </w:r>
      <w:proofErr w:type="spellEnd"/>
    </w:p>
    <w:p w14:paraId="5534AB58" w14:textId="77777777" w:rsidR="0098057C" w:rsidRPr="001A0B52" w:rsidRDefault="0098057C" w:rsidP="00CF733A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Jenis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Perangkat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Lunak</w:t>
      </w:r>
      <w:proofErr w:type="spellEnd"/>
      <w:r w:rsidRPr="001A0B52">
        <w:rPr>
          <w:rFonts w:ascii="Times New Roman" w:hAnsi="Times New Roman" w:cs="Times New Roman"/>
          <w:i/>
        </w:rPr>
        <w:t>:</w:t>
      </w:r>
    </w:p>
    <w:p w14:paraId="609E3060" w14:textId="77777777" w:rsidR="0098057C" w:rsidRPr="001A0B52" w:rsidRDefault="0098057C" w:rsidP="00245D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Aplikasi</w:t>
      </w:r>
      <w:proofErr w:type="spellEnd"/>
      <w:r w:rsidRPr="001A0B52">
        <w:rPr>
          <w:rFonts w:ascii="Times New Roman" w:hAnsi="Times New Roman" w:cs="Times New Roman"/>
          <w:i/>
        </w:rPr>
        <w:t xml:space="preserve"> Desktop: </w:t>
      </w:r>
      <w:proofErr w:type="spellStart"/>
      <w:r w:rsidRPr="001A0B52">
        <w:rPr>
          <w:rFonts w:ascii="Times New Roman" w:hAnsi="Times New Roman" w:cs="Times New Roman"/>
          <w:i/>
        </w:rPr>
        <w:t>aplikasi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aplikasi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="00BD38C2" w:rsidRPr="001A0B52">
        <w:rPr>
          <w:rFonts w:ascii="Times New Roman" w:hAnsi="Times New Roman" w:cs="Times New Roman"/>
          <w:i/>
        </w:rPr>
        <w:t>dapat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berjalan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sendiri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di </w:t>
      </w:r>
      <w:proofErr w:type="spellStart"/>
      <w:r w:rsidR="00BD38C2" w:rsidRPr="001A0B52">
        <w:rPr>
          <w:rFonts w:ascii="Times New Roman" w:hAnsi="Times New Roman" w:cs="Times New Roman"/>
          <w:i/>
        </w:rPr>
        <w:t>atas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komputer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desktop </w:t>
      </w:r>
      <w:proofErr w:type="spellStart"/>
      <w:r w:rsidR="00BD38C2" w:rsidRPr="001A0B52">
        <w:rPr>
          <w:rFonts w:ascii="Times New Roman" w:hAnsi="Times New Roman" w:cs="Times New Roman"/>
          <w:i/>
        </w:rPr>
        <w:t>atau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laptop, </w:t>
      </w:r>
      <w:proofErr w:type="spellStart"/>
      <w:r w:rsidR="00BD38C2" w:rsidRPr="001A0B52">
        <w:rPr>
          <w:rFonts w:ascii="Times New Roman" w:hAnsi="Times New Roman" w:cs="Times New Roman"/>
          <w:i/>
        </w:rPr>
        <w:t>tanpa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perlu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terhubung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ke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Internet.</w:t>
      </w:r>
      <w:r w:rsidR="00BD38C2" w:rsidRPr="001A0B52">
        <w:rPr>
          <w:rFonts w:ascii="Times New Roman" w:hAnsi="Times New Roman" w:cs="Times New Roman"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Contoh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: </w:t>
      </w:r>
      <w:proofErr w:type="spellStart"/>
      <w:r w:rsidR="00BD38C2" w:rsidRPr="001A0B52">
        <w:rPr>
          <w:rFonts w:ascii="Times New Roman" w:hAnsi="Times New Roman" w:cs="Times New Roman"/>
          <w:i/>
        </w:rPr>
        <w:t>pemroses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kata, </w:t>
      </w:r>
      <w:proofErr w:type="spellStart"/>
      <w:r w:rsidR="00BD38C2" w:rsidRPr="001A0B52">
        <w:rPr>
          <w:rFonts w:ascii="Times New Roman" w:hAnsi="Times New Roman" w:cs="Times New Roman"/>
          <w:i/>
        </w:rPr>
        <w:t>pemroses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data </w:t>
      </w:r>
      <w:proofErr w:type="spellStart"/>
      <w:r w:rsidR="00BD38C2" w:rsidRPr="001A0B52">
        <w:rPr>
          <w:rFonts w:ascii="Times New Roman" w:hAnsi="Times New Roman" w:cs="Times New Roman"/>
          <w:i/>
        </w:rPr>
        <w:t>numerik</w:t>
      </w:r>
      <w:proofErr w:type="spellEnd"/>
    </w:p>
    <w:p w14:paraId="2FB2B1CF" w14:textId="77777777" w:rsidR="0098057C" w:rsidRPr="001A0B52" w:rsidRDefault="0098057C" w:rsidP="00245D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Aplikasi</w:t>
      </w:r>
      <w:proofErr w:type="spellEnd"/>
      <w:r w:rsidRPr="001A0B52">
        <w:rPr>
          <w:rFonts w:ascii="Times New Roman" w:hAnsi="Times New Roman" w:cs="Times New Roman"/>
          <w:i/>
        </w:rPr>
        <w:t xml:space="preserve"> Client/Server: </w:t>
      </w:r>
      <w:proofErr w:type="spellStart"/>
      <w:r w:rsidR="00BD38C2" w:rsidRPr="001A0B52">
        <w:rPr>
          <w:rFonts w:ascii="Times New Roman" w:hAnsi="Times New Roman" w:cs="Times New Roman"/>
          <w:i/>
        </w:rPr>
        <w:t>perangkat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lunak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="00BD38C2" w:rsidRPr="001A0B52">
        <w:rPr>
          <w:rFonts w:ascii="Times New Roman" w:hAnsi="Times New Roman" w:cs="Times New Roman"/>
          <w:i/>
        </w:rPr>
        <w:t>berjalan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pada </w:t>
      </w:r>
      <w:proofErr w:type="spellStart"/>
      <w:r w:rsidR="00BD38C2" w:rsidRPr="001A0B52">
        <w:rPr>
          <w:rFonts w:ascii="Times New Roman" w:hAnsi="Times New Roman" w:cs="Times New Roman"/>
          <w:i/>
        </w:rPr>
        <w:t>komputer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klien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dan </w:t>
      </w:r>
      <w:proofErr w:type="spellStart"/>
      <w:r w:rsidR="00BD38C2" w:rsidRPr="001A0B52">
        <w:rPr>
          <w:rFonts w:ascii="Times New Roman" w:hAnsi="Times New Roman" w:cs="Times New Roman"/>
          <w:i/>
        </w:rPr>
        <w:t>meminta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aksi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atau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layanan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ke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penyedia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layanan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(remote server). </w:t>
      </w:r>
      <w:proofErr w:type="spellStart"/>
      <w:r w:rsidR="00BD38C2" w:rsidRPr="001A0B52">
        <w:rPr>
          <w:rFonts w:ascii="Times New Roman" w:hAnsi="Times New Roman" w:cs="Times New Roman"/>
          <w:i/>
        </w:rPr>
        <w:t>Contoh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: </w:t>
      </w:r>
      <w:proofErr w:type="spellStart"/>
      <w:r w:rsidR="00BD38C2" w:rsidRPr="001A0B52">
        <w:rPr>
          <w:rFonts w:ascii="Times New Roman" w:hAnsi="Times New Roman" w:cs="Times New Roman"/>
          <w:i/>
        </w:rPr>
        <w:t>perambah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web (web browser) dan web server</w:t>
      </w:r>
    </w:p>
    <w:p w14:paraId="755C315B" w14:textId="77777777" w:rsidR="0098057C" w:rsidRPr="001A0B52" w:rsidRDefault="0098057C" w:rsidP="00245D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Aplikasi</w:t>
      </w:r>
      <w:proofErr w:type="spellEnd"/>
      <w:r w:rsidRPr="001A0B52">
        <w:rPr>
          <w:rFonts w:ascii="Times New Roman" w:hAnsi="Times New Roman" w:cs="Times New Roman"/>
          <w:i/>
        </w:rPr>
        <w:t xml:space="preserve"> Web: </w:t>
      </w:r>
      <w:proofErr w:type="spellStart"/>
      <w:r w:rsidRPr="001A0B52">
        <w:rPr>
          <w:rFonts w:ascii="Times New Roman" w:hAnsi="Times New Roman" w:cs="Times New Roman"/>
          <w:i/>
        </w:rPr>
        <w:t>aplikasi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berbasis</w:t>
      </w:r>
      <w:proofErr w:type="spellEnd"/>
      <w:r w:rsidRPr="001A0B52">
        <w:rPr>
          <w:rFonts w:ascii="Times New Roman" w:hAnsi="Times New Roman" w:cs="Times New Roman"/>
          <w:i/>
        </w:rPr>
        <w:t xml:space="preserve"> web</w:t>
      </w:r>
    </w:p>
    <w:p w14:paraId="6CDE641F" w14:textId="77777777" w:rsidR="00BD38C2" w:rsidRPr="001A0B52" w:rsidRDefault="00BD38C2" w:rsidP="00245D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Lainnya</w:t>
      </w:r>
      <w:proofErr w:type="spellEnd"/>
    </w:p>
    <w:p w14:paraId="2AB3E10A" w14:textId="77777777" w:rsidR="006A03BD" w:rsidRPr="001A0B52" w:rsidRDefault="00BD38C2" w:rsidP="006A03B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1A0B52">
        <w:rPr>
          <w:rFonts w:ascii="Times New Roman" w:eastAsia="Times New Roman" w:hAnsi="Times New Roman" w:cs="Times New Roman"/>
          <w:i/>
          <w:iCs/>
          <w:color w:val="000000"/>
        </w:rPr>
        <w:t>***)</w:t>
      </w:r>
      <w:proofErr w:type="spellStart"/>
      <w:r w:rsidR="006A03BD" w:rsidRPr="001A0B52">
        <w:rPr>
          <w:rFonts w:ascii="Times New Roman" w:eastAsia="Times New Roman" w:hAnsi="Times New Roman" w:cs="Times New Roman"/>
          <w:i/>
          <w:iCs/>
          <w:color w:val="000000"/>
        </w:rPr>
        <w:t>Pilih</w:t>
      </w:r>
      <w:proofErr w:type="spellEnd"/>
      <w:r w:rsidR="006A03BD" w:rsidRPr="001A0B52">
        <w:rPr>
          <w:rFonts w:ascii="Times New Roman" w:eastAsia="Times New Roman" w:hAnsi="Times New Roman" w:cs="Times New Roman"/>
          <w:i/>
          <w:iCs/>
          <w:color w:val="000000"/>
        </w:rPr>
        <w:t xml:space="preserve"> salah sat</w:t>
      </w:r>
      <w:r w:rsidR="006A03BD" w:rsidRPr="001A0B52">
        <w:rPr>
          <w:rFonts w:ascii="Times New Roman" w:eastAsia="Times New Roman" w:hAnsi="Times New Roman" w:cs="Times New Roman"/>
          <w:i/>
          <w:iCs/>
          <w:color w:val="000000"/>
          <w:lang w:val="id-ID"/>
        </w:rPr>
        <w:t>u</w:t>
      </w:r>
    </w:p>
    <w:p w14:paraId="51CD0623" w14:textId="77777777" w:rsidR="00BD38C2" w:rsidRPr="001A0B52" w:rsidRDefault="00BD38C2" w:rsidP="0098057C">
      <w:pPr>
        <w:pStyle w:val="ListParagraph"/>
        <w:spacing w:after="0" w:line="240" w:lineRule="auto"/>
        <w:rPr>
          <w:rFonts w:ascii="Times New Roman" w:hAnsi="Times New Roman" w:cs="Times New Roman"/>
          <w:i/>
        </w:rPr>
      </w:pPr>
    </w:p>
    <w:p w14:paraId="41714DD2" w14:textId="77777777" w:rsidR="00196352" w:rsidRPr="001A0B52" w:rsidRDefault="0098057C" w:rsidP="00245DA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hAnsi="Times New Roman" w:cs="Times New Roman"/>
          <w:b/>
        </w:rPr>
        <w:t>Perangkat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Lunak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Pendukung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</w:p>
    <w:p w14:paraId="32C35AB7" w14:textId="77777777" w:rsidR="00CB47F1" w:rsidRPr="001A0B52" w:rsidRDefault="00BD38C2" w:rsidP="00196352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t xml:space="preserve">Data </w:t>
      </w:r>
      <w:proofErr w:type="spellStart"/>
      <w:r w:rsidRPr="001A0B52">
        <w:rPr>
          <w:rFonts w:ascii="Times New Roman" w:hAnsi="Times New Roman" w:cs="Times New Roman"/>
        </w:rPr>
        <w:t>perangkat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lunak</w:t>
      </w:r>
      <w:proofErr w:type="spellEnd"/>
      <w:r w:rsidRPr="001A0B52">
        <w:rPr>
          <w:rFonts w:ascii="Times New Roman" w:hAnsi="Times New Roman" w:cs="Times New Roman"/>
        </w:rPr>
        <w:t xml:space="preserve"> yang </w:t>
      </w:r>
      <w:proofErr w:type="spellStart"/>
      <w:r w:rsidRPr="001A0B52">
        <w:rPr>
          <w:rFonts w:ascii="Times New Roman" w:hAnsi="Times New Roman" w:cs="Times New Roman"/>
        </w:rPr>
        <w:t>mendukung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perangkat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lunak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utama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r w:rsidR="00CB47F1" w:rsidRPr="001A0B52">
        <w:rPr>
          <w:rFonts w:ascii="Times New Roman" w:hAnsi="Times New Roman" w:cs="Times New Roman"/>
        </w:rPr>
        <w:t>(</w:t>
      </w:r>
      <w:proofErr w:type="spellStart"/>
      <w:r w:rsidR="00CB47F1" w:rsidRPr="001A0B52">
        <w:rPr>
          <w:rFonts w:ascii="Times New Roman" w:hAnsi="Times New Roman" w:cs="Times New Roman"/>
        </w:rPr>
        <w:t>misal</w:t>
      </w:r>
      <w:proofErr w:type="spellEnd"/>
      <w:r w:rsidR="00CB47F1" w:rsidRPr="001A0B52">
        <w:rPr>
          <w:rFonts w:ascii="Times New Roman" w:hAnsi="Times New Roman" w:cs="Times New Roman"/>
        </w:rPr>
        <w:t xml:space="preserve">: </w:t>
      </w:r>
      <w:proofErr w:type="spellStart"/>
      <w:r w:rsidR="00CB47F1" w:rsidRPr="001A0B52">
        <w:rPr>
          <w:rFonts w:ascii="Times New Roman" w:hAnsi="Times New Roman" w:cs="Times New Roman"/>
        </w:rPr>
        <w:t>sistem</w:t>
      </w:r>
      <w:proofErr w:type="spellEnd"/>
      <w:r w:rsidR="00CB47F1" w:rsidRPr="001A0B52">
        <w:rPr>
          <w:rFonts w:ascii="Times New Roman" w:hAnsi="Times New Roman" w:cs="Times New Roman"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</w:rPr>
        <w:t>operasi</w:t>
      </w:r>
      <w:proofErr w:type="spellEnd"/>
      <w:r w:rsidR="00CB47F1" w:rsidRPr="001A0B52">
        <w:rPr>
          <w:rFonts w:ascii="Times New Roman" w:hAnsi="Times New Roman" w:cs="Times New Roman"/>
        </w:rPr>
        <w:t xml:space="preserve">, </w:t>
      </w:r>
      <w:proofErr w:type="spellStart"/>
      <w:r w:rsidR="00CB47F1" w:rsidRPr="001A0B52">
        <w:rPr>
          <w:rFonts w:ascii="Times New Roman" w:hAnsi="Times New Roman" w:cs="Times New Roman"/>
        </w:rPr>
        <w:t>aplikasi</w:t>
      </w:r>
      <w:proofErr w:type="spellEnd"/>
      <w:r w:rsidR="00CB47F1" w:rsidRPr="001A0B52">
        <w:rPr>
          <w:rFonts w:ascii="Times New Roman" w:hAnsi="Times New Roman" w:cs="Times New Roman"/>
        </w:rPr>
        <w:t xml:space="preserve"> server, </w:t>
      </w:r>
      <w:proofErr w:type="spellStart"/>
      <w:r w:rsidR="00CB47F1" w:rsidRPr="001A0B52">
        <w:rPr>
          <w:rFonts w:ascii="Times New Roman" w:hAnsi="Times New Roman" w:cs="Times New Roman"/>
        </w:rPr>
        <w:t>aplikasi</w:t>
      </w:r>
      <w:proofErr w:type="spellEnd"/>
      <w:r w:rsidR="00CB47F1" w:rsidRPr="001A0B52">
        <w:rPr>
          <w:rFonts w:ascii="Times New Roman" w:hAnsi="Times New Roman" w:cs="Times New Roman"/>
        </w:rPr>
        <w:t xml:space="preserve"> database, </w:t>
      </w:r>
      <w:proofErr w:type="spellStart"/>
      <w:r w:rsidR="00CB47F1" w:rsidRPr="001A0B52">
        <w:rPr>
          <w:rFonts w:ascii="Times New Roman" w:hAnsi="Times New Roman" w:cs="Times New Roman"/>
        </w:rPr>
        <w:t>bahasa</w:t>
      </w:r>
      <w:proofErr w:type="spellEnd"/>
      <w:r w:rsidR="00CB47F1" w:rsidRPr="001A0B52">
        <w:rPr>
          <w:rFonts w:ascii="Times New Roman" w:hAnsi="Times New Roman" w:cs="Times New Roman"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</w:rPr>
        <w:t>pemrograman</w:t>
      </w:r>
      <w:proofErr w:type="spellEnd"/>
      <w:r w:rsidR="00CB47F1" w:rsidRPr="001A0B52">
        <w:rPr>
          <w:rFonts w:ascii="Times New Roman" w:hAnsi="Times New Roman" w:cs="Times New Roman"/>
        </w:rPr>
        <w:t>)</w:t>
      </w:r>
    </w:p>
    <w:p w14:paraId="0B7BE7C4" w14:textId="77777777" w:rsidR="00196352" w:rsidRPr="001A0B52" w:rsidRDefault="00196352" w:rsidP="00196352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tbl>
      <w:tblPr>
        <w:tblW w:w="1101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804"/>
        <w:gridCol w:w="3498"/>
      </w:tblGrid>
      <w:tr w:rsidR="0098057C" w:rsidRPr="001A0B52" w14:paraId="1E61061F" w14:textId="77777777" w:rsidTr="004A7D52">
        <w:trPr>
          <w:trHeight w:val="465"/>
        </w:trPr>
        <w:tc>
          <w:tcPr>
            <w:tcW w:w="709" w:type="dxa"/>
            <w:shd w:val="clear" w:color="000000" w:fill="B8CCE4"/>
            <w:noWrap/>
            <w:hideMark/>
          </w:tcPr>
          <w:p w14:paraId="2B76F00B" w14:textId="77777777" w:rsidR="0098057C" w:rsidRPr="001A0B52" w:rsidRDefault="0098057C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6804" w:type="dxa"/>
            <w:shd w:val="clear" w:color="000000" w:fill="B8CCE4"/>
            <w:noWrap/>
            <w:hideMark/>
          </w:tcPr>
          <w:p w14:paraId="0CE3A56C" w14:textId="77777777" w:rsidR="00DE7F20" w:rsidRPr="001A0B52" w:rsidRDefault="0098057C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Perangkat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Lunak</w:t>
            </w:r>
            <w:proofErr w:type="spellEnd"/>
          </w:p>
          <w:p w14:paraId="144DE865" w14:textId="77777777" w:rsidR="004A7D52" w:rsidRPr="001A0B52" w:rsidRDefault="004A7D5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 xml:space="preserve">(Isi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>berdasarkan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>kategori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>Perangkat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>Lunak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>)</w:t>
            </w:r>
          </w:p>
        </w:tc>
        <w:tc>
          <w:tcPr>
            <w:tcW w:w="3498" w:type="dxa"/>
            <w:shd w:val="clear" w:color="000000" w:fill="B8CCE4"/>
          </w:tcPr>
          <w:p w14:paraId="0BD91B19" w14:textId="77777777" w:rsidR="0098057C" w:rsidRPr="001A0B52" w:rsidRDefault="0098057C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Deskripsi</w:t>
            </w:r>
            <w:proofErr w:type="spellEnd"/>
          </w:p>
          <w:p w14:paraId="22F14E99" w14:textId="77777777" w:rsidR="00DE7F20" w:rsidRPr="001A0B52" w:rsidRDefault="00DE7F20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(Nama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Aplikasi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)</w:t>
            </w:r>
          </w:p>
        </w:tc>
      </w:tr>
      <w:tr w:rsidR="0098057C" w:rsidRPr="001A0B52" w14:paraId="768E242F" w14:textId="77777777" w:rsidTr="004A7D52">
        <w:trPr>
          <w:trHeight w:val="465"/>
        </w:trPr>
        <w:tc>
          <w:tcPr>
            <w:tcW w:w="709" w:type="dxa"/>
            <w:shd w:val="clear" w:color="auto" w:fill="auto"/>
            <w:noWrap/>
            <w:hideMark/>
          </w:tcPr>
          <w:p w14:paraId="0B349221" w14:textId="77777777" w:rsidR="0098057C" w:rsidRPr="001A0B52" w:rsidRDefault="0098057C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804" w:type="dxa"/>
            <w:shd w:val="clear" w:color="auto" w:fill="auto"/>
            <w:noWrap/>
            <w:hideMark/>
          </w:tcPr>
          <w:p w14:paraId="7AD6BEAC" w14:textId="77777777" w:rsidR="0098057C" w:rsidRPr="001A0B52" w:rsidRDefault="0098057C" w:rsidP="006A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98" w:type="dxa"/>
          </w:tcPr>
          <w:p w14:paraId="1B5DBFA7" w14:textId="77777777" w:rsidR="0098057C" w:rsidRPr="001A0B52" w:rsidRDefault="0098057C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196352" w:rsidRPr="001A0B52" w14:paraId="36431197" w14:textId="77777777" w:rsidTr="004A7D52">
        <w:trPr>
          <w:trHeight w:val="465"/>
        </w:trPr>
        <w:tc>
          <w:tcPr>
            <w:tcW w:w="709" w:type="dxa"/>
            <w:shd w:val="clear" w:color="auto" w:fill="auto"/>
            <w:noWrap/>
            <w:hideMark/>
          </w:tcPr>
          <w:p w14:paraId="460F19F5" w14:textId="77777777" w:rsidR="00196352" w:rsidRPr="001A0B52" w:rsidRDefault="00180FB9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196352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6804" w:type="dxa"/>
            <w:shd w:val="clear" w:color="auto" w:fill="auto"/>
            <w:noWrap/>
            <w:hideMark/>
          </w:tcPr>
          <w:p w14:paraId="4C63A1A6" w14:textId="77777777" w:rsidR="00196352" w:rsidRPr="001A0B52" w:rsidRDefault="00196352" w:rsidP="006B0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498" w:type="dxa"/>
          </w:tcPr>
          <w:p w14:paraId="253D2863" w14:textId="77777777" w:rsidR="00196352" w:rsidRPr="001A0B52" w:rsidRDefault="00196352" w:rsidP="00980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4606AD77" w14:textId="77777777" w:rsidR="00196352" w:rsidRPr="001A0B52" w:rsidRDefault="00196352" w:rsidP="004A7D52">
      <w:pPr>
        <w:pStyle w:val="ListParagraph"/>
        <w:spacing w:after="0" w:line="240" w:lineRule="auto"/>
        <w:ind w:left="567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Catatan</w:t>
      </w:r>
      <w:proofErr w:type="spellEnd"/>
      <w:r w:rsidRPr="001A0B52">
        <w:rPr>
          <w:rFonts w:ascii="Times New Roman" w:hAnsi="Times New Roman" w:cs="Times New Roman"/>
          <w:i/>
        </w:rPr>
        <w:t xml:space="preserve">: </w:t>
      </w:r>
    </w:p>
    <w:p w14:paraId="09397F62" w14:textId="77777777" w:rsidR="0098057C" w:rsidRPr="001A0B52" w:rsidRDefault="0098057C" w:rsidP="004A7D52">
      <w:pPr>
        <w:pStyle w:val="ListParagraph"/>
        <w:spacing w:after="0" w:line="240" w:lineRule="auto"/>
        <w:ind w:left="567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>*)</w:t>
      </w:r>
      <w:proofErr w:type="spellStart"/>
      <w:r w:rsidRPr="001A0B52">
        <w:rPr>
          <w:rFonts w:ascii="Times New Roman" w:hAnsi="Times New Roman" w:cs="Times New Roman"/>
          <w:i/>
        </w:rPr>
        <w:t>Tambahkan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sesuai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jumlah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perangkat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lunak</w:t>
      </w:r>
      <w:proofErr w:type="spellEnd"/>
      <w:r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Pr="001A0B52">
        <w:rPr>
          <w:rFonts w:ascii="Times New Roman" w:hAnsi="Times New Roman" w:cs="Times New Roman"/>
          <w:i/>
        </w:rPr>
        <w:t>ada</w:t>
      </w:r>
      <w:proofErr w:type="spellEnd"/>
    </w:p>
    <w:p w14:paraId="7DD87B36" w14:textId="77777777" w:rsidR="00196352" w:rsidRPr="001A0B52" w:rsidRDefault="00196352" w:rsidP="004A7D52">
      <w:pPr>
        <w:pStyle w:val="ListParagraph"/>
        <w:spacing w:after="0" w:line="240" w:lineRule="auto"/>
        <w:ind w:left="567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**) </w:t>
      </w:r>
      <w:proofErr w:type="spellStart"/>
      <w:r w:rsidRPr="001A0B52">
        <w:rPr>
          <w:rFonts w:ascii="Times New Roman" w:hAnsi="Times New Roman" w:cs="Times New Roman"/>
          <w:i/>
        </w:rPr>
        <w:t>Pilih</w:t>
      </w:r>
      <w:proofErr w:type="spellEnd"/>
      <w:r w:rsidRPr="001A0B52">
        <w:rPr>
          <w:rFonts w:ascii="Times New Roman" w:hAnsi="Times New Roman" w:cs="Times New Roman"/>
          <w:i/>
        </w:rPr>
        <w:t xml:space="preserve"> salah </w:t>
      </w:r>
      <w:proofErr w:type="spellStart"/>
      <w:r w:rsidRPr="001A0B52">
        <w:rPr>
          <w:rFonts w:ascii="Times New Roman" w:hAnsi="Times New Roman" w:cs="Times New Roman"/>
          <w:i/>
        </w:rPr>
        <w:t>satu</w:t>
      </w:r>
      <w:proofErr w:type="spellEnd"/>
    </w:p>
    <w:p w14:paraId="74FBB1B0" w14:textId="77777777" w:rsidR="00180FB9" w:rsidRPr="001A0B52" w:rsidRDefault="00180FB9" w:rsidP="004A7D52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14:paraId="76DC9C81" w14:textId="77777777" w:rsidR="00CB47F1" w:rsidRPr="001A0B52" w:rsidRDefault="00CB47F1" w:rsidP="00245DA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1A0B52">
        <w:rPr>
          <w:rFonts w:ascii="Times New Roman" w:hAnsi="Times New Roman" w:cs="Times New Roman"/>
          <w:b/>
          <w:u w:val="single"/>
        </w:rPr>
        <w:t>Tenaga Ahli</w:t>
      </w:r>
    </w:p>
    <w:p w14:paraId="086CEC8A" w14:textId="77777777" w:rsidR="00CB47F1" w:rsidRPr="001A0B52" w:rsidRDefault="00DE7F20" w:rsidP="004A7D52">
      <w:pPr>
        <w:spacing w:after="0" w:line="240" w:lineRule="auto"/>
        <w:ind w:left="284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(Isi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data</w:t>
      </w:r>
      <w:r w:rsidR="00CB47F1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  <w:i/>
        </w:rPr>
        <w:t>tenaga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  <w:i/>
        </w:rPr>
        <w:t>ahli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="00CB47F1" w:rsidRPr="001A0B52">
        <w:rPr>
          <w:rFonts w:ascii="Times New Roman" w:hAnsi="Times New Roman" w:cs="Times New Roman"/>
          <w:i/>
        </w:rPr>
        <w:t>dibutuhkan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dan </w:t>
      </w:r>
      <w:proofErr w:type="spellStart"/>
      <w:r w:rsidR="00CB47F1" w:rsidRPr="001A0B52">
        <w:rPr>
          <w:rFonts w:ascii="Times New Roman" w:hAnsi="Times New Roman" w:cs="Times New Roman"/>
          <w:i/>
        </w:rPr>
        <w:t>tenaga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  <w:i/>
        </w:rPr>
        <w:t>ahli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="00CB47F1" w:rsidRPr="001A0B52">
        <w:rPr>
          <w:rFonts w:ascii="Times New Roman" w:hAnsi="Times New Roman" w:cs="Times New Roman"/>
          <w:i/>
        </w:rPr>
        <w:t>tersedia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  <w:i/>
        </w:rPr>
        <w:t>untu</w:t>
      </w:r>
      <w:r w:rsidRPr="001A0B52">
        <w:rPr>
          <w:rFonts w:ascii="Times New Roman" w:hAnsi="Times New Roman" w:cs="Times New Roman"/>
          <w:i/>
        </w:rPr>
        <w:t>k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6702A" w:rsidRPr="001A0B52">
        <w:rPr>
          <w:rFonts w:ascii="Times New Roman" w:hAnsi="Times New Roman" w:cs="Times New Roman"/>
          <w:i/>
        </w:rPr>
        <w:t>operasional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Sistem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Elektronik</w:t>
      </w:r>
      <w:proofErr w:type="spellEnd"/>
      <w:r w:rsidRPr="001A0B52">
        <w:rPr>
          <w:rFonts w:ascii="Times New Roman" w:hAnsi="Times New Roman" w:cs="Times New Roman"/>
          <w:i/>
        </w:rPr>
        <w:t>)</w:t>
      </w:r>
    </w:p>
    <w:p w14:paraId="55BB1E5B" w14:textId="77777777" w:rsidR="00493B2F" w:rsidRPr="001A0B52" w:rsidRDefault="00493B2F" w:rsidP="00245DA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b/>
        </w:rPr>
      </w:pPr>
      <w:r w:rsidRPr="001A0B52">
        <w:rPr>
          <w:rFonts w:ascii="Times New Roman" w:hAnsi="Times New Roman" w:cs="Times New Roman"/>
          <w:b/>
        </w:rPr>
        <w:t xml:space="preserve">Tenaga Ahli yang </w:t>
      </w:r>
      <w:proofErr w:type="spellStart"/>
      <w:r w:rsidRPr="001A0B52">
        <w:rPr>
          <w:rFonts w:ascii="Times New Roman" w:hAnsi="Times New Roman" w:cs="Times New Roman"/>
          <w:b/>
        </w:rPr>
        <w:t>dibutuhkan</w:t>
      </w:r>
      <w:proofErr w:type="spellEnd"/>
    </w:p>
    <w:tbl>
      <w:tblPr>
        <w:tblW w:w="127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5812"/>
        <w:gridCol w:w="3292"/>
        <w:gridCol w:w="3170"/>
      </w:tblGrid>
      <w:tr w:rsidR="00DE7F20" w:rsidRPr="001A0B52" w14:paraId="14032E07" w14:textId="77777777" w:rsidTr="006A03BD">
        <w:trPr>
          <w:trHeight w:val="465"/>
        </w:trPr>
        <w:tc>
          <w:tcPr>
            <w:tcW w:w="504" w:type="dxa"/>
            <w:shd w:val="clear" w:color="000000" w:fill="B8CCE4"/>
            <w:noWrap/>
            <w:hideMark/>
          </w:tcPr>
          <w:p w14:paraId="06887A0E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5812" w:type="dxa"/>
            <w:shd w:val="clear" w:color="000000" w:fill="B8CCE4"/>
            <w:noWrap/>
            <w:hideMark/>
          </w:tcPr>
          <w:p w14:paraId="3CBF1B44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</w:p>
          <w:p w14:paraId="0A85D1AE" w14:textId="77777777" w:rsidR="004A7D52" w:rsidRPr="001A0B52" w:rsidRDefault="004A7D52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(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Pilih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berdasarkan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kategori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jenis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tenaga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ahli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)</w:t>
            </w:r>
          </w:p>
        </w:tc>
        <w:tc>
          <w:tcPr>
            <w:tcW w:w="3295" w:type="dxa"/>
            <w:shd w:val="clear" w:color="000000" w:fill="B8CCE4"/>
          </w:tcPr>
          <w:p w14:paraId="4AC9A8BF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Jumlah</w:t>
            </w:r>
            <w:proofErr w:type="spellEnd"/>
          </w:p>
        </w:tc>
        <w:tc>
          <w:tcPr>
            <w:tcW w:w="3173" w:type="dxa"/>
            <w:shd w:val="clear" w:color="000000" w:fill="B8CCE4"/>
          </w:tcPr>
          <w:p w14:paraId="355B8B7E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Kompetensi</w:t>
            </w:r>
            <w:proofErr w:type="spellEnd"/>
          </w:p>
        </w:tc>
      </w:tr>
      <w:tr w:rsidR="00DE7F20" w:rsidRPr="001A0B52" w14:paraId="73FE9C11" w14:textId="77777777" w:rsidTr="006A03BD">
        <w:trPr>
          <w:trHeight w:val="465"/>
        </w:trPr>
        <w:tc>
          <w:tcPr>
            <w:tcW w:w="504" w:type="dxa"/>
            <w:shd w:val="clear" w:color="auto" w:fill="auto"/>
            <w:noWrap/>
            <w:hideMark/>
          </w:tcPr>
          <w:p w14:paraId="5909806F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812" w:type="dxa"/>
            <w:shd w:val="clear" w:color="auto" w:fill="auto"/>
            <w:noWrap/>
            <w:hideMark/>
          </w:tcPr>
          <w:p w14:paraId="5C90FD83" w14:textId="77777777" w:rsidR="00DE7F20" w:rsidRPr="001A0B52" w:rsidRDefault="00DE7F20" w:rsidP="004A7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95" w:type="dxa"/>
          </w:tcPr>
          <w:p w14:paraId="415A669A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val="id-ID"/>
              </w:rPr>
            </w:pPr>
          </w:p>
        </w:tc>
        <w:tc>
          <w:tcPr>
            <w:tcW w:w="3173" w:type="dxa"/>
          </w:tcPr>
          <w:p w14:paraId="441EFDE2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val="id-ID"/>
              </w:rPr>
            </w:pPr>
          </w:p>
        </w:tc>
      </w:tr>
      <w:tr w:rsidR="00DE7F20" w:rsidRPr="001A0B52" w14:paraId="746B4366" w14:textId="77777777" w:rsidTr="006A03BD">
        <w:trPr>
          <w:trHeight w:val="465"/>
        </w:trPr>
        <w:tc>
          <w:tcPr>
            <w:tcW w:w="504" w:type="dxa"/>
            <w:shd w:val="clear" w:color="auto" w:fill="auto"/>
            <w:noWrap/>
            <w:hideMark/>
          </w:tcPr>
          <w:p w14:paraId="09B637A2" w14:textId="77777777" w:rsidR="00DE7F20" w:rsidRPr="001A0B52" w:rsidRDefault="006A03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  <w:r w:rsidR="00DE7F20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5812" w:type="dxa"/>
            <w:shd w:val="clear" w:color="auto" w:fill="auto"/>
            <w:noWrap/>
            <w:hideMark/>
          </w:tcPr>
          <w:p w14:paraId="2E80F448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295" w:type="dxa"/>
          </w:tcPr>
          <w:p w14:paraId="24282B00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173" w:type="dxa"/>
          </w:tcPr>
          <w:p w14:paraId="3406655C" w14:textId="77777777" w:rsidR="00DE7F20" w:rsidRPr="001A0B52" w:rsidRDefault="00DE7F20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52059D1C" w14:textId="77777777" w:rsidR="004A7D52" w:rsidRPr="001A0B52" w:rsidRDefault="004A7D52" w:rsidP="00CB47F1">
      <w:pPr>
        <w:spacing w:after="0" w:line="240" w:lineRule="auto"/>
        <w:rPr>
          <w:rFonts w:ascii="Times New Roman" w:hAnsi="Times New Roman" w:cs="Times New Roman"/>
          <w:b/>
        </w:rPr>
      </w:pPr>
    </w:p>
    <w:p w14:paraId="3C691B28" w14:textId="77777777" w:rsidR="00493B2F" w:rsidRPr="001A0B52" w:rsidRDefault="00493B2F" w:rsidP="00245DA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1A0B52">
        <w:rPr>
          <w:rFonts w:ascii="Times New Roman" w:hAnsi="Times New Roman" w:cs="Times New Roman"/>
          <w:b/>
        </w:rPr>
        <w:t>Ketersediaan</w:t>
      </w:r>
      <w:proofErr w:type="spellEnd"/>
      <w:r w:rsidRPr="001A0B52">
        <w:rPr>
          <w:rFonts w:ascii="Times New Roman" w:hAnsi="Times New Roman" w:cs="Times New Roman"/>
          <w:b/>
        </w:rPr>
        <w:t xml:space="preserve"> Tenaga Ahli</w:t>
      </w:r>
    </w:p>
    <w:tbl>
      <w:tblPr>
        <w:tblW w:w="127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5812"/>
        <w:gridCol w:w="3298"/>
        <w:gridCol w:w="3164"/>
      </w:tblGrid>
      <w:tr w:rsidR="00493B2F" w:rsidRPr="001A0B52" w14:paraId="2E5D1235" w14:textId="77777777" w:rsidTr="006B02FE">
        <w:trPr>
          <w:trHeight w:val="465"/>
        </w:trPr>
        <w:tc>
          <w:tcPr>
            <w:tcW w:w="504" w:type="dxa"/>
            <w:shd w:val="clear" w:color="000000" w:fill="B8CCE4"/>
            <w:noWrap/>
            <w:hideMark/>
          </w:tcPr>
          <w:p w14:paraId="27439B29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5812" w:type="dxa"/>
            <w:shd w:val="clear" w:color="000000" w:fill="B8CCE4"/>
            <w:noWrap/>
            <w:hideMark/>
          </w:tcPr>
          <w:p w14:paraId="67A42E43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Jenis</w:t>
            </w:r>
            <w:proofErr w:type="spellEnd"/>
          </w:p>
          <w:p w14:paraId="208FAD4A" w14:textId="77777777" w:rsidR="00493B2F" w:rsidRPr="001A0B52" w:rsidRDefault="004A7D52" w:rsidP="004A7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(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Pilih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berdasarkan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kategori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jenis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tenaga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ahli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)</w:t>
            </w:r>
          </w:p>
        </w:tc>
        <w:tc>
          <w:tcPr>
            <w:tcW w:w="3301" w:type="dxa"/>
            <w:shd w:val="clear" w:color="000000" w:fill="B8CCE4"/>
          </w:tcPr>
          <w:p w14:paraId="42F7A768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Jumlah</w:t>
            </w:r>
            <w:proofErr w:type="spellEnd"/>
          </w:p>
        </w:tc>
        <w:tc>
          <w:tcPr>
            <w:tcW w:w="3167" w:type="dxa"/>
            <w:shd w:val="clear" w:color="000000" w:fill="B8CCE4"/>
          </w:tcPr>
          <w:p w14:paraId="31DE0B1C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Status**)</w:t>
            </w:r>
          </w:p>
        </w:tc>
      </w:tr>
      <w:tr w:rsidR="00493B2F" w:rsidRPr="001A0B52" w14:paraId="02F871CE" w14:textId="77777777" w:rsidTr="006B02FE">
        <w:trPr>
          <w:trHeight w:val="465"/>
        </w:trPr>
        <w:tc>
          <w:tcPr>
            <w:tcW w:w="504" w:type="dxa"/>
            <w:shd w:val="clear" w:color="auto" w:fill="auto"/>
            <w:noWrap/>
            <w:hideMark/>
          </w:tcPr>
          <w:p w14:paraId="43903759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812" w:type="dxa"/>
            <w:shd w:val="clear" w:color="auto" w:fill="auto"/>
            <w:noWrap/>
            <w:hideMark/>
          </w:tcPr>
          <w:p w14:paraId="0EA81EBC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1" w:type="dxa"/>
          </w:tcPr>
          <w:p w14:paraId="62AFDE1F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167" w:type="dxa"/>
          </w:tcPr>
          <w:p w14:paraId="0FE94493" w14:textId="77777777" w:rsidR="00493B2F" w:rsidRPr="001A0B52" w:rsidRDefault="00493B2F" w:rsidP="006A03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493B2F" w:rsidRPr="001A0B52" w14:paraId="52BB138D" w14:textId="77777777" w:rsidTr="006B02FE">
        <w:trPr>
          <w:trHeight w:val="465"/>
        </w:trPr>
        <w:tc>
          <w:tcPr>
            <w:tcW w:w="504" w:type="dxa"/>
            <w:shd w:val="clear" w:color="auto" w:fill="auto"/>
            <w:noWrap/>
            <w:hideMark/>
          </w:tcPr>
          <w:p w14:paraId="10329A5F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6B02FE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5812" w:type="dxa"/>
            <w:shd w:val="clear" w:color="auto" w:fill="auto"/>
            <w:noWrap/>
            <w:hideMark/>
          </w:tcPr>
          <w:p w14:paraId="0058DA47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301" w:type="dxa"/>
          </w:tcPr>
          <w:p w14:paraId="6BBA7CE7" w14:textId="77777777" w:rsidR="00493B2F" w:rsidRPr="001A0B52" w:rsidRDefault="00493B2F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167" w:type="dxa"/>
          </w:tcPr>
          <w:p w14:paraId="6C56A313" w14:textId="77777777" w:rsidR="00493B2F" w:rsidRPr="001A0B52" w:rsidRDefault="00493B2F" w:rsidP="006A03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6DE9E79B" w14:textId="77777777" w:rsidR="006B02FE" w:rsidRPr="001A0B52" w:rsidRDefault="006B02FE" w:rsidP="004A7D52">
      <w:pPr>
        <w:spacing w:after="0" w:line="240" w:lineRule="auto"/>
        <w:ind w:left="284"/>
        <w:rPr>
          <w:rFonts w:ascii="Times New Roman" w:eastAsia="Times New Roman" w:hAnsi="Times New Roman" w:cs="Times New Roman"/>
          <w:bCs/>
          <w:i/>
          <w:color w:val="000000"/>
        </w:rPr>
      </w:pPr>
    </w:p>
    <w:p w14:paraId="416707EA" w14:textId="77777777" w:rsidR="004A7D52" w:rsidRPr="001A0B52" w:rsidRDefault="004A7D52" w:rsidP="004A7D52">
      <w:pPr>
        <w:spacing w:after="0" w:line="240" w:lineRule="auto"/>
        <w:ind w:left="284"/>
        <w:rPr>
          <w:rFonts w:ascii="Times New Roman" w:eastAsia="Times New Roman" w:hAnsi="Times New Roman" w:cs="Times New Roman"/>
          <w:bCs/>
          <w:i/>
          <w:color w:val="000000"/>
        </w:rPr>
      </w:pP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Catatan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:</w:t>
      </w:r>
    </w:p>
    <w:p w14:paraId="28A77759" w14:textId="77777777" w:rsidR="004A7D52" w:rsidRPr="001A0B52" w:rsidRDefault="004A7D52" w:rsidP="004A7D52">
      <w:pPr>
        <w:spacing w:after="0" w:line="240" w:lineRule="auto"/>
        <w:ind w:left="284"/>
        <w:rPr>
          <w:rFonts w:ascii="Times New Roman" w:eastAsia="Times New Roman" w:hAnsi="Times New Roman" w:cs="Times New Roman"/>
          <w:bCs/>
          <w:i/>
          <w:color w:val="000000"/>
        </w:rPr>
      </w:pPr>
      <w:r w:rsidRPr="001A0B52">
        <w:rPr>
          <w:rFonts w:ascii="Times New Roman" w:eastAsia="Times New Roman" w:hAnsi="Times New Roman" w:cs="Times New Roman"/>
          <w:bCs/>
          <w:i/>
          <w:color w:val="000000"/>
        </w:rPr>
        <w:t>*)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Tambahkan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sesuai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dengan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jumlah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dan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jenis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tenaga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ahli</w:t>
      </w:r>
      <w:proofErr w:type="spellEnd"/>
    </w:p>
    <w:p w14:paraId="3B9A54EB" w14:textId="77777777" w:rsidR="00493B2F" w:rsidRPr="001A0B52" w:rsidRDefault="00493B2F" w:rsidP="004A7D52">
      <w:pPr>
        <w:spacing w:after="0" w:line="240" w:lineRule="auto"/>
        <w:ind w:left="284"/>
        <w:rPr>
          <w:rFonts w:ascii="Times New Roman" w:eastAsia="Times New Roman" w:hAnsi="Times New Roman" w:cs="Times New Roman"/>
          <w:bCs/>
          <w:i/>
          <w:color w:val="000000"/>
        </w:rPr>
      </w:pPr>
      <w:r w:rsidRPr="001A0B52">
        <w:rPr>
          <w:rFonts w:ascii="Times New Roman" w:eastAsia="Times New Roman" w:hAnsi="Times New Roman" w:cs="Times New Roman"/>
          <w:bCs/>
          <w:i/>
          <w:color w:val="000000"/>
        </w:rPr>
        <w:t>**)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Keterangan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pengisian</w:t>
      </w:r>
      <w:proofErr w:type="spellEnd"/>
      <w:r w:rsidRPr="001A0B52">
        <w:rPr>
          <w:rFonts w:ascii="Times New Roman" w:eastAsia="Times New Roman" w:hAnsi="Times New Roman" w:cs="Times New Roman"/>
          <w:bCs/>
          <w:i/>
          <w:color w:val="000000"/>
        </w:rPr>
        <w:t>:</w:t>
      </w:r>
    </w:p>
    <w:p w14:paraId="2AB88F11" w14:textId="77777777" w:rsidR="00493B2F" w:rsidRPr="001A0B52" w:rsidRDefault="003B75F1" w:rsidP="00CB47F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</w:rPr>
      </w:pPr>
      <w:r w:rsidRPr="001A0B52">
        <w:rPr>
          <w:rFonts w:ascii="Times New Roman" w:eastAsia="Times New Roman" w:hAnsi="Times New Roman" w:cs="Times New Roman"/>
          <w:b/>
          <w:bCs/>
          <w:i/>
          <w:color w:val="000000"/>
        </w:rPr>
        <w:tab/>
      </w:r>
      <w:proofErr w:type="spellStart"/>
      <w:r w:rsidR="00493B2F" w:rsidRPr="001A0B52">
        <w:rPr>
          <w:rFonts w:ascii="Times New Roman" w:eastAsia="Times New Roman" w:hAnsi="Times New Roman" w:cs="Times New Roman"/>
          <w:bCs/>
          <w:i/>
          <w:color w:val="000000"/>
        </w:rPr>
        <w:t>Pilih</w:t>
      </w:r>
      <w:proofErr w:type="spellEnd"/>
      <w:r w:rsidR="00493B2F"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salah </w:t>
      </w:r>
      <w:proofErr w:type="spellStart"/>
      <w:r w:rsidR="00493B2F" w:rsidRPr="001A0B52">
        <w:rPr>
          <w:rFonts w:ascii="Times New Roman" w:eastAsia="Times New Roman" w:hAnsi="Times New Roman" w:cs="Times New Roman"/>
          <w:bCs/>
          <w:i/>
          <w:color w:val="000000"/>
        </w:rPr>
        <w:t>satu</w:t>
      </w:r>
      <w:proofErr w:type="spellEnd"/>
      <w:r w:rsidR="00493B2F"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="00493B2F" w:rsidRPr="001A0B52">
        <w:rPr>
          <w:rFonts w:ascii="Times New Roman" w:eastAsia="Times New Roman" w:hAnsi="Times New Roman" w:cs="Times New Roman"/>
          <w:bCs/>
          <w:i/>
          <w:color w:val="000000"/>
        </w:rPr>
        <w:t>jenis</w:t>
      </w:r>
      <w:proofErr w:type="spellEnd"/>
      <w:r w:rsidR="00493B2F"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="004A7D52" w:rsidRPr="001A0B52">
        <w:rPr>
          <w:rFonts w:ascii="Times New Roman" w:eastAsia="Times New Roman" w:hAnsi="Times New Roman" w:cs="Times New Roman"/>
          <w:bCs/>
          <w:i/>
          <w:color w:val="000000"/>
        </w:rPr>
        <w:t>tenaga</w:t>
      </w:r>
      <w:proofErr w:type="spellEnd"/>
      <w:r w:rsidR="004A7D52"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</w:t>
      </w:r>
      <w:proofErr w:type="spellStart"/>
      <w:r w:rsidR="004A7D52" w:rsidRPr="001A0B52">
        <w:rPr>
          <w:rFonts w:ascii="Times New Roman" w:eastAsia="Times New Roman" w:hAnsi="Times New Roman" w:cs="Times New Roman"/>
          <w:bCs/>
          <w:i/>
          <w:color w:val="000000"/>
        </w:rPr>
        <w:t>ahl</w:t>
      </w:r>
      <w:r w:rsidR="006B02FE" w:rsidRPr="001A0B52">
        <w:rPr>
          <w:rFonts w:ascii="Times New Roman" w:eastAsia="Times New Roman" w:hAnsi="Times New Roman" w:cs="Times New Roman"/>
          <w:bCs/>
          <w:i/>
          <w:color w:val="000000"/>
        </w:rPr>
        <w:t>i</w:t>
      </w:r>
      <w:proofErr w:type="spellEnd"/>
      <w:r w:rsidR="006B02FE"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yang </w:t>
      </w:r>
      <w:proofErr w:type="spellStart"/>
      <w:r w:rsidR="006B02FE" w:rsidRPr="001A0B52">
        <w:rPr>
          <w:rFonts w:ascii="Times New Roman" w:eastAsia="Times New Roman" w:hAnsi="Times New Roman" w:cs="Times New Roman"/>
          <w:bCs/>
          <w:i/>
          <w:color w:val="000000"/>
        </w:rPr>
        <w:t>ada</w:t>
      </w:r>
      <w:proofErr w:type="spellEnd"/>
      <w:r w:rsidR="006B02FE"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di </w:t>
      </w:r>
      <w:proofErr w:type="spellStart"/>
      <w:r w:rsidR="006B02FE" w:rsidRPr="001A0B52">
        <w:rPr>
          <w:rFonts w:ascii="Times New Roman" w:eastAsia="Times New Roman" w:hAnsi="Times New Roman" w:cs="Times New Roman"/>
          <w:bCs/>
          <w:i/>
          <w:color w:val="000000"/>
        </w:rPr>
        <w:t>lampiran</w:t>
      </w:r>
      <w:proofErr w:type="spellEnd"/>
      <w:r w:rsidR="006B02FE" w:rsidRPr="001A0B52">
        <w:rPr>
          <w:rFonts w:ascii="Times New Roman" w:eastAsia="Times New Roman" w:hAnsi="Times New Roman" w:cs="Times New Roman"/>
          <w:bCs/>
          <w:i/>
          <w:color w:val="000000"/>
        </w:rPr>
        <w:t xml:space="preserve"> (2)</w:t>
      </w:r>
    </w:p>
    <w:p w14:paraId="055554E6" w14:textId="77777777" w:rsidR="00493B2F" w:rsidRPr="001A0B52" w:rsidRDefault="003B75F1" w:rsidP="00493B2F">
      <w:pPr>
        <w:pStyle w:val="ListParagraph"/>
        <w:spacing w:after="0" w:line="240" w:lineRule="auto"/>
        <w:ind w:left="0" w:firstLine="11"/>
        <w:rPr>
          <w:rFonts w:ascii="Times New Roman" w:hAnsi="Times New Roman" w:cs="Times New Roman"/>
          <w:b/>
          <w:i/>
        </w:rPr>
      </w:pPr>
      <w:r w:rsidRPr="001A0B52">
        <w:rPr>
          <w:rFonts w:ascii="Times New Roman" w:hAnsi="Times New Roman" w:cs="Times New Roman"/>
          <w:b/>
          <w:i/>
        </w:rPr>
        <w:tab/>
      </w:r>
      <w:r w:rsidR="00493B2F" w:rsidRPr="001A0B52">
        <w:rPr>
          <w:rFonts w:ascii="Times New Roman" w:hAnsi="Times New Roman" w:cs="Times New Roman"/>
          <w:b/>
          <w:i/>
        </w:rPr>
        <w:t>Status</w:t>
      </w:r>
    </w:p>
    <w:p w14:paraId="35A6A73D" w14:textId="77777777" w:rsidR="00493B2F" w:rsidRPr="001A0B52" w:rsidRDefault="003B75F1" w:rsidP="00493B2F">
      <w:pPr>
        <w:pStyle w:val="ListParagraph"/>
        <w:spacing w:after="0" w:line="240" w:lineRule="auto"/>
        <w:ind w:left="0" w:firstLine="11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ab/>
      </w:r>
      <w:proofErr w:type="spellStart"/>
      <w:r w:rsidR="00493B2F" w:rsidRPr="001A0B52">
        <w:rPr>
          <w:rFonts w:ascii="Times New Roman" w:hAnsi="Times New Roman" w:cs="Times New Roman"/>
          <w:i/>
        </w:rPr>
        <w:t>Pilih</w:t>
      </w:r>
      <w:proofErr w:type="spellEnd"/>
      <w:r w:rsidR="00493B2F" w:rsidRPr="001A0B52">
        <w:rPr>
          <w:rFonts w:ascii="Times New Roman" w:hAnsi="Times New Roman" w:cs="Times New Roman"/>
          <w:i/>
        </w:rPr>
        <w:t xml:space="preserve"> salah </w:t>
      </w:r>
      <w:proofErr w:type="spellStart"/>
      <w:r w:rsidR="00493B2F" w:rsidRPr="001A0B52">
        <w:rPr>
          <w:rFonts w:ascii="Times New Roman" w:hAnsi="Times New Roman" w:cs="Times New Roman"/>
          <w:i/>
        </w:rPr>
        <w:t>satu</w:t>
      </w:r>
      <w:proofErr w:type="spellEnd"/>
      <w:r w:rsidR="00493B2F" w:rsidRPr="001A0B52">
        <w:rPr>
          <w:rFonts w:ascii="Times New Roman" w:hAnsi="Times New Roman" w:cs="Times New Roman"/>
          <w:i/>
        </w:rPr>
        <w:t xml:space="preserve"> status </w:t>
      </w:r>
      <w:proofErr w:type="spellStart"/>
      <w:r w:rsidR="00493B2F" w:rsidRPr="001A0B52">
        <w:rPr>
          <w:rFonts w:ascii="Times New Roman" w:hAnsi="Times New Roman" w:cs="Times New Roman"/>
          <w:i/>
        </w:rPr>
        <w:t>kepegawaian</w:t>
      </w:r>
      <w:proofErr w:type="spellEnd"/>
      <w:r w:rsidR="00493B2F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493B2F" w:rsidRPr="001A0B52">
        <w:rPr>
          <w:rFonts w:ascii="Times New Roman" w:hAnsi="Times New Roman" w:cs="Times New Roman"/>
          <w:i/>
        </w:rPr>
        <w:t>tenaga</w:t>
      </w:r>
      <w:proofErr w:type="spellEnd"/>
      <w:r w:rsidR="00493B2F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493B2F" w:rsidRPr="001A0B52">
        <w:rPr>
          <w:rFonts w:ascii="Times New Roman" w:hAnsi="Times New Roman" w:cs="Times New Roman"/>
          <w:i/>
        </w:rPr>
        <w:t>ahli</w:t>
      </w:r>
      <w:proofErr w:type="spellEnd"/>
      <w:r w:rsidR="00493B2F"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="00493B2F" w:rsidRPr="001A0B52">
        <w:rPr>
          <w:rFonts w:ascii="Times New Roman" w:hAnsi="Times New Roman" w:cs="Times New Roman"/>
          <w:i/>
        </w:rPr>
        <w:t>tersedia</w:t>
      </w:r>
      <w:proofErr w:type="spellEnd"/>
      <w:r w:rsidR="00493B2F" w:rsidRPr="001A0B52">
        <w:rPr>
          <w:rFonts w:ascii="Times New Roman" w:hAnsi="Times New Roman" w:cs="Times New Roman"/>
          <w:i/>
        </w:rPr>
        <w:t>:</w:t>
      </w:r>
    </w:p>
    <w:p w14:paraId="556AA507" w14:textId="77777777" w:rsidR="00493B2F" w:rsidRPr="001A0B52" w:rsidRDefault="00493B2F" w:rsidP="00245DA9">
      <w:pPr>
        <w:pStyle w:val="ListParagraph"/>
        <w:numPr>
          <w:ilvl w:val="0"/>
          <w:numId w:val="1"/>
        </w:numPr>
        <w:spacing w:after="0" w:line="240" w:lineRule="auto"/>
        <w:ind w:left="993" w:hanging="284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lastRenderedPageBreak/>
        <w:t>PNS</w:t>
      </w:r>
    </w:p>
    <w:p w14:paraId="7749DD86" w14:textId="77777777" w:rsidR="00493B2F" w:rsidRPr="001A0B52" w:rsidRDefault="00493B2F" w:rsidP="00245DA9">
      <w:pPr>
        <w:pStyle w:val="ListParagraph"/>
        <w:numPr>
          <w:ilvl w:val="0"/>
          <w:numId w:val="1"/>
        </w:numPr>
        <w:spacing w:after="0" w:line="240" w:lineRule="auto"/>
        <w:ind w:left="993" w:hanging="284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>Non PNS</w:t>
      </w:r>
    </w:p>
    <w:p w14:paraId="67C451AB" w14:textId="77777777" w:rsidR="0079046B" w:rsidRPr="001A0B52" w:rsidRDefault="00CB47F1" w:rsidP="003B75F1">
      <w:pPr>
        <w:spacing w:after="0" w:line="240" w:lineRule="auto"/>
        <w:ind w:left="993" w:hanging="284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t xml:space="preserve"> </w:t>
      </w:r>
    </w:p>
    <w:p w14:paraId="717DEDDA" w14:textId="77777777" w:rsidR="0079046B" w:rsidRPr="001A0B52" w:rsidRDefault="0079046B" w:rsidP="003B75F1">
      <w:pPr>
        <w:spacing w:after="0" w:line="240" w:lineRule="auto"/>
        <w:ind w:left="993" w:hanging="284"/>
        <w:rPr>
          <w:rFonts w:ascii="Times New Roman" w:hAnsi="Times New Roman" w:cs="Times New Roman"/>
        </w:rPr>
      </w:pPr>
    </w:p>
    <w:p w14:paraId="071AB125" w14:textId="77777777" w:rsidR="00CB47F1" w:rsidRPr="001A0B52" w:rsidRDefault="00CB47F1" w:rsidP="00245DA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1A0B52">
        <w:rPr>
          <w:rFonts w:ascii="Times New Roman" w:hAnsi="Times New Roman" w:cs="Times New Roman"/>
          <w:b/>
          <w:u w:val="single"/>
        </w:rPr>
        <w:t xml:space="preserve">Tata </w:t>
      </w:r>
      <w:proofErr w:type="spellStart"/>
      <w:r w:rsidRPr="001A0B52">
        <w:rPr>
          <w:rFonts w:ascii="Times New Roman" w:hAnsi="Times New Roman" w:cs="Times New Roman"/>
          <w:b/>
          <w:u w:val="single"/>
        </w:rPr>
        <w:t>Kelola</w:t>
      </w:r>
      <w:proofErr w:type="spellEnd"/>
    </w:p>
    <w:p w14:paraId="260A901D" w14:textId="77777777" w:rsidR="00CB47F1" w:rsidRPr="001A0B52" w:rsidRDefault="009849BD" w:rsidP="003B75F1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(Isi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data</w:t>
      </w:r>
      <w:r w:rsidR="00CB47F1" w:rsidRPr="001A0B52">
        <w:rPr>
          <w:rFonts w:ascii="Times New Roman" w:hAnsi="Times New Roman" w:cs="Times New Roman"/>
          <w:i/>
        </w:rPr>
        <w:t xml:space="preserve"> </w:t>
      </w:r>
      <w:r w:rsidR="00F944B3" w:rsidRPr="001A0B52">
        <w:rPr>
          <w:rFonts w:ascii="Times New Roman" w:hAnsi="Times New Roman" w:cs="Times New Roman"/>
          <w:i/>
        </w:rPr>
        <w:t xml:space="preserve"> </w:t>
      </w:r>
      <w:r w:rsidR="009249E5" w:rsidRPr="001A0B52">
        <w:rPr>
          <w:rFonts w:ascii="Times New Roman" w:hAnsi="Times New Roman" w:cs="Times New Roman"/>
          <w:i/>
        </w:rPr>
        <w:t xml:space="preserve">Dasar </w:t>
      </w:r>
      <w:proofErr w:type="spellStart"/>
      <w:r w:rsidR="009249E5" w:rsidRPr="001A0B52">
        <w:rPr>
          <w:rFonts w:ascii="Times New Roman" w:hAnsi="Times New Roman" w:cs="Times New Roman"/>
          <w:i/>
        </w:rPr>
        <w:t>Hukum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dan SOP yang </w:t>
      </w:r>
      <w:proofErr w:type="spellStart"/>
      <w:r w:rsidR="00BD38C2" w:rsidRPr="001A0B52">
        <w:rPr>
          <w:rFonts w:ascii="Times New Roman" w:hAnsi="Times New Roman" w:cs="Times New Roman"/>
          <w:i/>
        </w:rPr>
        <w:t>memengaruhi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pengelolaan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suatu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Sistem</w:t>
      </w:r>
      <w:proofErr w:type="spellEnd"/>
      <w:r w:rsidR="00BD38C2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BD38C2" w:rsidRPr="001A0B52">
        <w:rPr>
          <w:rFonts w:ascii="Times New Roman" w:hAnsi="Times New Roman" w:cs="Times New Roman"/>
          <w:i/>
        </w:rPr>
        <w:t>Elektronik</w:t>
      </w:r>
      <w:proofErr w:type="spellEnd"/>
      <w:r w:rsidRPr="001A0B52">
        <w:rPr>
          <w:rFonts w:ascii="Times New Roman" w:hAnsi="Times New Roman" w:cs="Times New Roman"/>
          <w:i/>
        </w:rPr>
        <w:t>)</w:t>
      </w:r>
    </w:p>
    <w:p w14:paraId="7E4780CC" w14:textId="77777777" w:rsidR="003B75F1" w:rsidRPr="001A0B52" w:rsidRDefault="003B75F1" w:rsidP="003B75F1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i/>
        </w:rPr>
      </w:pPr>
    </w:p>
    <w:p w14:paraId="18251144" w14:textId="77777777" w:rsidR="003B75F1" w:rsidRPr="001A0B52" w:rsidRDefault="003B75F1" w:rsidP="00245DA9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A0B52">
        <w:rPr>
          <w:rFonts w:ascii="Times New Roman" w:hAnsi="Times New Roman" w:cs="Times New Roman"/>
          <w:b/>
        </w:rPr>
        <w:t xml:space="preserve">Dasar </w:t>
      </w:r>
      <w:proofErr w:type="spellStart"/>
      <w:r w:rsidRPr="001A0B52">
        <w:rPr>
          <w:rFonts w:ascii="Times New Roman" w:hAnsi="Times New Roman" w:cs="Times New Roman"/>
          <w:b/>
        </w:rPr>
        <w:t>Hukum</w:t>
      </w:r>
      <w:proofErr w:type="spellEnd"/>
    </w:p>
    <w:p w14:paraId="61141A9E" w14:textId="77777777" w:rsidR="003B75F1" w:rsidRPr="001A0B52" w:rsidRDefault="003B75F1" w:rsidP="003B75F1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i/>
        </w:rPr>
      </w:pPr>
    </w:p>
    <w:tbl>
      <w:tblPr>
        <w:tblW w:w="1186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1"/>
        <w:gridCol w:w="2265"/>
        <w:gridCol w:w="769"/>
        <w:gridCol w:w="2561"/>
        <w:gridCol w:w="5400"/>
      </w:tblGrid>
      <w:tr w:rsidR="009849BD" w:rsidRPr="001A0B52" w14:paraId="6899E490" w14:textId="77777777" w:rsidTr="00BD38C2">
        <w:trPr>
          <w:trHeight w:val="465"/>
        </w:trPr>
        <w:tc>
          <w:tcPr>
            <w:tcW w:w="871" w:type="dxa"/>
            <w:shd w:val="clear" w:color="000000" w:fill="B8CCE4"/>
            <w:noWrap/>
            <w:hideMark/>
          </w:tcPr>
          <w:p w14:paraId="5B4E1316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2265" w:type="dxa"/>
            <w:shd w:val="clear" w:color="000000" w:fill="B8CCE4"/>
            <w:noWrap/>
            <w:hideMark/>
          </w:tcPr>
          <w:p w14:paraId="5D3F1E37" w14:textId="77777777" w:rsidR="009849BD" w:rsidRPr="001A0B52" w:rsidRDefault="00F944B3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Dasar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Hukum</w:t>
            </w:r>
            <w:proofErr w:type="spellEnd"/>
          </w:p>
          <w:p w14:paraId="5976FB0C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</w:p>
        </w:tc>
        <w:tc>
          <w:tcPr>
            <w:tcW w:w="769" w:type="dxa"/>
            <w:shd w:val="clear" w:color="000000" w:fill="B8CCE4"/>
          </w:tcPr>
          <w:p w14:paraId="4489D7BF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2561" w:type="dxa"/>
            <w:shd w:val="clear" w:color="000000" w:fill="B8CCE4"/>
          </w:tcPr>
          <w:p w14:paraId="772692CD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Tahun</w:t>
            </w:r>
            <w:proofErr w:type="spellEnd"/>
            <w:r w:rsidR="00BD38C2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BD38C2"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Diterbitkan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400" w:type="dxa"/>
            <w:shd w:val="clear" w:color="000000" w:fill="B8CCE4"/>
          </w:tcPr>
          <w:p w14:paraId="1DDAA934" w14:textId="77777777" w:rsidR="009849BD" w:rsidRPr="001A0B52" w:rsidRDefault="00F944B3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Tentang</w:t>
            </w:r>
            <w:proofErr w:type="spellEnd"/>
          </w:p>
        </w:tc>
      </w:tr>
      <w:tr w:rsidR="009849BD" w:rsidRPr="001A0B52" w14:paraId="164B58FE" w14:textId="77777777" w:rsidTr="00BD38C2">
        <w:trPr>
          <w:trHeight w:val="199"/>
        </w:trPr>
        <w:tc>
          <w:tcPr>
            <w:tcW w:w="871" w:type="dxa"/>
            <w:shd w:val="clear" w:color="auto" w:fill="auto"/>
            <w:noWrap/>
            <w:hideMark/>
          </w:tcPr>
          <w:p w14:paraId="72E25CC0" w14:textId="77777777" w:rsidR="009849BD" w:rsidRPr="001A0B52" w:rsidRDefault="00B2016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>Contoh</w:t>
            </w:r>
            <w:proofErr w:type="spellEnd"/>
          </w:p>
        </w:tc>
        <w:tc>
          <w:tcPr>
            <w:tcW w:w="2265" w:type="dxa"/>
            <w:shd w:val="clear" w:color="auto" w:fill="auto"/>
            <w:noWrap/>
            <w:hideMark/>
          </w:tcPr>
          <w:p w14:paraId="710D15ED" w14:textId="77777777" w:rsidR="009849BD" w:rsidRPr="001A0B52" w:rsidRDefault="009849BD" w:rsidP="00784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</w:rPr>
              <w:t>Peraturan</w:t>
            </w:r>
            <w:proofErr w:type="spellEnd"/>
            <w:r w:rsidRPr="001A0B5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</w:rPr>
              <w:t>Pemerintah</w:t>
            </w:r>
            <w:proofErr w:type="spellEnd"/>
          </w:p>
        </w:tc>
        <w:tc>
          <w:tcPr>
            <w:tcW w:w="769" w:type="dxa"/>
          </w:tcPr>
          <w:p w14:paraId="1E0F1FC2" w14:textId="77777777" w:rsidR="009849BD" w:rsidRPr="001A0B52" w:rsidRDefault="009849BD" w:rsidP="00784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A0B52">
              <w:rPr>
                <w:rFonts w:ascii="Times New Roman" w:eastAsia="Times New Roman" w:hAnsi="Times New Roman" w:cs="Times New Roman"/>
              </w:rPr>
              <w:t>82</w:t>
            </w:r>
          </w:p>
        </w:tc>
        <w:tc>
          <w:tcPr>
            <w:tcW w:w="2561" w:type="dxa"/>
          </w:tcPr>
          <w:p w14:paraId="4542164A" w14:textId="77777777" w:rsidR="009849BD" w:rsidRPr="001A0B52" w:rsidRDefault="009849BD" w:rsidP="00784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>2012</w:t>
            </w:r>
          </w:p>
        </w:tc>
        <w:tc>
          <w:tcPr>
            <w:tcW w:w="5400" w:type="dxa"/>
          </w:tcPr>
          <w:p w14:paraId="135DF34C" w14:textId="77777777" w:rsidR="009849BD" w:rsidRPr="001A0B52" w:rsidRDefault="009849BD" w:rsidP="00784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>Penyelenggaraan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>Transaksi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 w:themeColor="text1"/>
              </w:rPr>
              <w:t>Elektronik</w:t>
            </w:r>
            <w:proofErr w:type="spellEnd"/>
          </w:p>
        </w:tc>
      </w:tr>
      <w:tr w:rsidR="009849BD" w:rsidRPr="001A0B52" w14:paraId="4D8C0DE4" w14:textId="77777777" w:rsidTr="00BD38C2">
        <w:trPr>
          <w:trHeight w:val="465"/>
        </w:trPr>
        <w:tc>
          <w:tcPr>
            <w:tcW w:w="871" w:type="dxa"/>
            <w:shd w:val="clear" w:color="auto" w:fill="auto"/>
            <w:noWrap/>
            <w:hideMark/>
          </w:tcPr>
          <w:p w14:paraId="63A1CC75" w14:textId="77777777" w:rsidR="009849BD" w:rsidRPr="001A0B52" w:rsidRDefault="003B75F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65" w:type="dxa"/>
            <w:shd w:val="clear" w:color="auto" w:fill="auto"/>
            <w:noWrap/>
            <w:hideMark/>
          </w:tcPr>
          <w:p w14:paraId="512D8995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769" w:type="dxa"/>
          </w:tcPr>
          <w:p w14:paraId="5B03F43E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val="id-ID"/>
              </w:rPr>
            </w:pPr>
          </w:p>
        </w:tc>
        <w:tc>
          <w:tcPr>
            <w:tcW w:w="2561" w:type="dxa"/>
          </w:tcPr>
          <w:p w14:paraId="41BDC391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val="id-ID"/>
              </w:rPr>
            </w:pPr>
          </w:p>
        </w:tc>
        <w:tc>
          <w:tcPr>
            <w:tcW w:w="5400" w:type="dxa"/>
          </w:tcPr>
          <w:p w14:paraId="280471BC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9849BD" w:rsidRPr="001A0B52" w14:paraId="181C9FA3" w14:textId="77777777" w:rsidTr="00BD38C2">
        <w:trPr>
          <w:trHeight w:val="465"/>
        </w:trPr>
        <w:tc>
          <w:tcPr>
            <w:tcW w:w="871" w:type="dxa"/>
            <w:shd w:val="clear" w:color="auto" w:fill="auto"/>
            <w:noWrap/>
            <w:hideMark/>
          </w:tcPr>
          <w:p w14:paraId="10FDC071" w14:textId="77777777" w:rsidR="009849BD" w:rsidRPr="001A0B52" w:rsidRDefault="003B75F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9849BD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2265" w:type="dxa"/>
            <w:shd w:val="clear" w:color="auto" w:fill="auto"/>
            <w:noWrap/>
            <w:hideMark/>
          </w:tcPr>
          <w:p w14:paraId="71CC7601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769" w:type="dxa"/>
          </w:tcPr>
          <w:p w14:paraId="4BD80517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561" w:type="dxa"/>
          </w:tcPr>
          <w:p w14:paraId="39481F98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5400" w:type="dxa"/>
          </w:tcPr>
          <w:p w14:paraId="1EF0D4B3" w14:textId="77777777" w:rsidR="009849BD" w:rsidRPr="001A0B52" w:rsidRDefault="009849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1D24E411" w14:textId="77777777" w:rsidR="009849BD" w:rsidRPr="001A0B52" w:rsidRDefault="003B75F1" w:rsidP="003B75F1">
      <w:pPr>
        <w:spacing w:after="0" w:line="240" w:lineRule="auto"/>
        <w:ind w:left="284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Catatan</w:t>
      </w:r>
      <w:proofErr w:type="spellEnd"/>
      <w:r w:rsidRPr="001A0B52">
        <w:rPr>
          <w:rFonts w:ascii="Times New Roman" w:hAnsi="Times New Roman" w:cs="Times New Roman"/>
          <w:i/>
        </w:rPr>
        <w:t>:</w:t>
      </w:r>
    </w:p>
    <w:p w14:paraId="2B4E2E54" w14:textId="77777777" w:rsidR="006B02FE" w:rsidRPr="001A0B52" w:rsidRDefault="003B75F1" w:rsidP="006A03BD">
      <w:pPr>
        <w:spacing w:after="0" w:line="240" w:lineRule="auto"/>
        <w:ind w:left="284"/>
        <w:rPr>
          <w:rFonts w:ascii="Times New Roman" w:hAnsi="Times New Roman" w:cs="Times New Roman"/>
          <w:i/>
          <w:lang w:val="id-ID"/>
        </w:rPr>
      </w:pPr>
      <w:r w:rsidRPr="001A0B52">
        <w:rPr>
          <w:rFonts w:ascii="Times New Roman" w:hAnsi="Times New Roman" w:cs="Times New Roman"/>
          <w:i/>
        </w:rPr>
        <w:t xml:space="preserve">*) </w:t>
      </w:r>
      <w:proofErr w:type="spellStart"/>
      <w:r w:rsidRPr="001A0B52">
        <w:rPr>
          <w:rFonts w:ascii="Times New Roman" w:hAnsi="Times New Roman" w:cs="Times New Roman"/>
          <w:i/>
        </w:rPr>
        <w:t>Tambahkan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sesuai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jumlah</w:t>
      </w:r>
      <w:proofErr w:type="spellEnd"/>
      <w:r w:rsidRPr="001A0B52">
        <w:rPr>
          <w:rFonts w:ascii="Times New Roman" w:hAnsi="Times New Roman" w:cs="Times New Roman"/>
          <w:i/>
        </w:rPr>
        <w:t xml:space="preserve"> Dasar </w:t>
      </w:r>
      <w:proofErr w:type="spellStart"/>
      <w:r w:rsidR="007847C1" w:rsidRPr="001A0B52">
        <w:rPr>
          <w:rFonts w:ascii="Times New Roman" w:hAnsi="Times New Roman" w:cs="Times New Roman"/>
          <w:i/>
        </w:rPr>
        <w:t>Hu</w:t>
      </w:r>
      <w:r w:rsidRPr="001A0B52">
        <w:rPr>
          <w:rFonts w:ascii="Times New Roman" w:hAnsi="Times New Roman" w:cs="Times New Roman"/>
          <w:i/>
        </w:rPr>
        <w:t>kum</w:t>
      </w:r>
      <w:proofErr w:type="spellEnd"/>
      <w:r w:rsidRPr="001A0B52">
        <w:rPr>
          <w:rFonts w:ascii="Times New Roman" w:hAnsi="Times New Roman" w:cs="Times New Roman"/>
          <w:i/>
        </w:rPr>
        <w:t xml:space="preserve"> yang </w:t>
      </w:r>
      <w:proofErr w:type="spellStart"/>
      <w:r w:rsidRPr="001A0B52">
        <w:rPr>
          <w:rFonts w:ascii="Times New Roman" w:hAnsi="Times New Roman" w:cs="Times New Roman"/>
          <w:i/>
        </w:rPr>
        <w:t>dimiliki</w:t>
      </w:r>
      <w:proofErr w:type="spellEnd"/>
    </w:p>
    <w:p w14:paraId="7154114C" w14:textId="77777777" w:rsidR="003B75F1" w:rsidRPr="001A0B52" w:rsidRDefault="003B75F1" w:rsidP="003B75F1">
      <w:pPr>
        <w:spacing w:after="0" w:line="240" w:lineRule="auto"/>
        <w:ind w:left="284"/>
        <w:rPr>
          <w:rFonts w:ascii="Times New Roman" w:hAnsi="Times New Roman" w:cs="Times New Roman"/>
          <w:b/>
        </w:rPr>
      </w:pPr>
    </w:p>
    <w:p w14:paraId="41288712" w14:textId="77777777" w:rsidR="007847C1" w:rsidRPr="001A0B52" w:rsidRDefault="007847C1" w:rsidP="00245DA9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b/>
        </w:rPr>
      </w:pPr>
      <w:r w:rsidRPr="001A0B52">
        <w:rPr>
          <w:rFonts w:ascii="Times New Roman" w:hAnsi="Times New Roman" w:cs="Times New Roman"/>
          <w:b/>
        </w:rPr>
        <w:t>SOP</w:t>
      </w:r>
    </w:p>
    <w:tbl>
      <w:tblPr>
        <w:tblW w:w="956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2694"/>
        <w:gridCol w:w="6357"/>
      </w:tblGrid>
      <w:tr w:rsidR="007847C1" w:rsidRPr="001A0B52" w14:paraId="7A55A318" w14:textId="77777777" w:rsidTr="007847C1">
        <w:trPr>
          <w:trHeight w:val="465"/>
        </w:trPr>
        <w:tc>
          <w:tcPr>
            <w:tcW w:w="504" w:type="dxa"/>
            <w:shd w:val="clear" w:color="000000" w:fill="B8CCE4"/>
            <w:noWrap/>
            <w:hideMark/>
          </w:tcPr>
          <w:p w14:paraId="4AD29E1F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2694" w:type="dxa"/>
            <w:shd w:val="clear" w:color="000000" w:fill="B8CCE4"/>
            <w:noWrap/>
            <w:hideMark/>
          </w:tcPr>
          <w:p w14:paraId="0D08EA46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Nama SOP</w:t>
            </w:r>
          </w:p>
          <w:p w14:paraId="2A103F32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</w:p>
        </w:tc>
        <w:tc>
          <w:tcPr>
            <w:tcW w:w="6363" w:type="dxa"/>
            <w:shd w:val="clear" w:color="000000" w:fill="B8CCE4"/>
          </w:tcPr>
          <w:p w14:paraId="4C552ABE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7847C1" w:rsidRPr="001A0B52" w14:paraId="1C979A3C" w14:textId="77777777" w:rsidTr="007847C1">
        <w:trPr>
          <w:trHeight w:val="465"/>
        </w:trPr>
        <w:tc>
          <w:tcPr>
            <w:tcW w:w="504" w:type="dxa"/>
            <w:shd w:val="clear" w:color="auto" w:fill="auto"/>
            <w:noWrap/>
            <w:hideMark/>
          </w:tcPr>
          <w:p w14:paraId="425EDB63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694" w:type="dxa"/>
            <w:shd w:val="clear" w:color="auto" w:fill="auto"/>
            <w:noWrap/>
            <w:hideMark/>
          </w:tcPr>
          <w:p w14:paraId="4C132E9E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6363" w:type="dxa"/>
          </w:tcPr>
          <w:p w14:paraId="16F05272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7847C1" w:rsidRPr="001A0B52" w14:paraId="2C4248F2" w14:textId="77777777" w:rsidTr="007847C1">
        <w:trPr>
          <w:trHeight w:val="465"/>
        </w:trPr>
        <w:tc>
          <w:tcPr>
            <w:tcW w:w="504" w:type="dxa"/>
            <w:shd w:val="clear" w:color="auto" w:fill="auto"/>
            <w:noWrap/>
            <w:hideMark/>
          </w:tcPr>
          <w:p w14:paraId="7F04B9D3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2*)</w:t>
            </w:r>
          </w:p>
        </w:tc>
        <w:tc>
          <w:tcPr>
            <w:tcW w:w="2694" w:type="dxa"/>
            <w:shd w:val="clear" w:color="auto" w:fill="auto"/>
            <w:noWrap/>
            <w:hideMark/>
          </w:tcPr>
          <w:p w14:paraId="7359BF2C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6363" w:type="dxa"/>
          </w:tcPr>
          <w:p w14:paraId="5507EE00" w14:textId="77777777" w:rsidR="007847C1" w:rsidRPr="001A0B52" w:rsidRDefault="007847C1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05F548AE" w14:textId="77777777" w:rsidR="007847C1" w:rsidRPr="001A0B52" w:rsidRDefault="007847C1" w:rsidP="007847C1">
      <w:pPr>
        <w:spacing w:after="0" w:line="240" w:lineRule="auto"/>
        <w:ind w:left="284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Catatan</w:t>
      </w:r>
      <w:proofErr w:type="spellEnd"/>
      <w:r w:rsidRPr="001A0B52">
        <w:rPr>
          <w:rFonts w:ascii="Times New Roman" w:hAnsi="Times New Roman" w:cs="Times New Roman"/>
          <w:i/>
        </w:rPr>
        <w:t>:</w:t>
      </w:r>
    </w:p>
    <w:p w14:paraId="2DF1E9BE" w14:textId="77777777" w:rsidR="00CB47F1" w:rsidRPr="001A0B52" w:rsidRDefault="007847C1" w:rsidP="00180FB9">
      <w:pPr>
        <w:spacing w:after="0" w:line="240" w:lineRule="auto"/>
        <w:ind w:left="284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*) </w:t>
      </w:r>
      <w:proofErr w:type="spellStart"/>
      <w:r w:rsidRPr="001A0B52">
        <w:rPr>
          <w:rFonts w:ascii="Times New Roman" w:hAnsi="Times New Roman" w:cs="Times New Roman"/>
          <w:i/>
        </w:rPr>
        <w:t>Tambahkan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sesuai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jumlah</w:t>
      </w:r>
      <w:proofErr w:type="spellEnd"/>
      <w:r w:rsidRPr="001A0B52">
        <w:rPr>
          <w:rFonts w:ascii="Times New Roman" w:hAnsi="Times New Roman" w:cs="Times New Roman"/>
          <w:i/>
        </w:rPr>
        <w:t xml:space="preserve"> SOP yang </w:t>
      </w:r>
      <w:proofErr w:type="spellStart"/>
      <w:r w:rsidRPr="001A0B52">
        <w:rPr>
          <w:rFonts w:ascii="Times New Roman" w:hAnsi="Times New Roman" w:cs="Times New Roman"/>
          <w:i/>
        </w:rPr>
        <w:t>diterapkan</w:t>
      </w:r>
      <w:proofErr w:type="spellEnd"/>
    </w:p>
    <w:p w14:paraId="34A0F025" w14:textId="77777777" w:rsidR="006A03BD" w:rsidRPr="001A0B52" w:rsidRDefault="006A03BD" w:rsidP="00CB47F1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u w:val="single"/>
        </w:rPr>
      </w:pPr>
    </w:p>
    <w:p w14:paraId="1D299848" w14:textId="77777777" w:rsidR="0079046B" w:rsidRPr="001A0B52" w:rsidRDefault="0079046B" w:rsidP="00CB47F1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u w:val="single"/>
        </w:rPr>
      </w:pPr>
    </w:p>
    <w:p w14:paraId="5FC3B7A7" w14:textId="77777777" w:rsidR="0079046B" w:rsidRPr="001A0B52" w:rsidRDefault="0079046B" w:rsidP="00CB47F1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u w:val="single"/>
        </w:rPr>
      </w:pPr>
    </w:p>
    <w:p w14:paraId="72697607" w14:textId="77777777" w:rsidR="0079046B" w:rsidRPr="001A0B52" w:rsidRDefault="0079046B" w:rsidP="00CB47F1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u w:val="single"/>
        </w:rPr>
      </w:pPr>
    </w:p>
    <w:p w14:paraId="52E1EE1E" w14:textId="169AB8D9" w:rsidR="0051144D" w:rsidRDefault="0051144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48B228A9" w14:textId="77777777" w:rsidR="0079046B" w:rsidRPr="001A0B52" w:rsidRDefault="0079046B" w:rsidP="0051144D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u w:val="single"/>
        </w:rPr>
      </w:pPr>
    </w:p>
    <w:p w14:paraId="4078CD3D" w14:textId="77777777" w:rsidR="00CB47F1" w:rsidRPr="001A0B52" w:rsidRDefault="00CB47F1" w:rsidP="00245DA9">
      <w:pPr>
        <w:pStyle w:val="ListParagraph"/>
        <w:numPr>
          <w:ilvl w:val="0"/>
          <w:numId w:val="9"/>
        </w:numPr>
        <w:spacing w:after="0" w:line="240" w:lineRule="auto"/>
        <w:ind w:left="426" w:hanging="426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b/>
          <w:u w:val="single"/>
        </w:rPr>
        <w:t>Penanggung</w:t>
      </w:r>
      <w:proofErr w:type="spellEnd"/>
      <w:r w:rsidRPr="001A0B52">
        <w:rPr>
          <w:rFonts w:ascii="Times New Roman" w:hAnsi="Times New Roman" w:cs="Times New Roman"/>
          <w:b/>
          <w:u w:val="single"/>
        </w:rPr>
        <w:t xml:space="preserve"> Jawab</w:t>
      </w:r>
    </w:p>
    <w:p w14:paraId="75667CEA" w14:textId="77777777" w:rsidR="00CB47F1" w:rsidRPr="001A0B52" w:rsidRDefault="00E01E04" w:rsidP="00CB47F1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(Isi </w:t>
      </w:r>
      <w:proofErr w:type="spellStart"/>
      <w:r w:rsidRPr="001A0B52">
        <w:rPr>
          <w:rFonts w:ascii="Times New Roman" w:hAnsi="Times New Roman" w:cs="Times New Roman"/>
          <w:i/>
        </w:rPr>
        <w:t>dengan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r w:rsidR="00CB47F1" w:rsidRPr="001A0B52">
        <w:rPr>
          <w:rFonts w:ascii="Times New Roman" w:hAnsi="Times New Roman" w:cs="Times New Roman"/>
          <w:i/>
        </w:rPr>
        <w:t xml:space="preserve">data </w:t>
      </w:r>
      <w:proofErr w:type="spellStart"/>
      <w:r w:rsidR="00CB47F1" w:rsidRPr="001A0B52">
        <w:rPr>
          <w:rFonts w:ascii="Times New Roman" w:hAnsi="Times New Roman" w:cs="Times New Roman"/>
          <w:i/>
        </w:rPr>
        <w:t>pejabat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  <w:i/>
        </w:rPr>
        <w:t>penanggung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  <w:i/>
        </w:rPr>
        <w:t>jawab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  <w:i/>
        </w:rPr>
        <w:t>Sistem</w:t>
      </w:r>
      <w:proofErr w:type="spellEnd"/>
      <w:r w:rsidR="00CB47F1"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  <w:i/>
        </w:rPr>
        <w:t>Elektronik</w:t>
      </w:r>
      <w:proofErr w:type="spellEnd"/>
      <w:r w:rsidRPr="001A0B52">
        <w:rPr>
          <w:rFonts w:ascii="Times New Roman" w:hAnsi="Times New Roman" w:cs="Times New Roman"/>
          <w:i/>
        </w:rPr>
        <w:t>)</w:t>
      </w:r>
    </w:p>
    <w:p w14:paraId="77D32274" w14:textId="77777777" w:rsidR="00E01E04" w:rsidRPr="001A0B52" w:rsidRDefault="00E01E04" w:rsidP="00CB47F1">
      <w:pPr>
        <w:spacing w:after="0" w:line="240" w:lineRule="auto"/>
        <w:jc w:val="both"/>
        <w:rPr>
          <w:rFonts w:ascii="Times New Roman" w:hAnsi="Times New Roman" w:cs="Times New Roman"/>
          <w:b/>
          <w:i/>
          <w:u w:val="single"/>
        </w:rPr>
      </w:pPr>
    </w:p>
    <w:tbl>
      <w:tblPr>
        <w:tblW w:w="8920" w:type="dxa"/>
        <w:tblInd w:w="534" w:type="dxa"/>
        <w:tblLook w:val="04A0" w:firstRow="1" w:lastRow="0" w:firstColumn="1" w:lastColumn="0" w:noHBand="0" w:noVBand="1"/>
      </w:tblPr>
      <w:tblGrid>
        <w:gridCol w:w="3402"/>
        <w:gridCol w:w="5518"/>
      </w:tblGrid>
      <w:tr w:rsidR="00E01E04" w:rsidRPr="001A0B52" w14:paraId="0CC835B0" w14:textId="77777777" w:rsidTr="007847C1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DA94F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>Penanggung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Jawab</w:t>
            </w:r>
            <w:r w:rsidR="007847C1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*</w:t>
            </w:r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52E90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E01E04" w:rsidRPr="001A0B52" w14:paraId="163AB7E3" w14:textId="77777777" w:rsidTr="007847C1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05F93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NIP</w:t>
            </w:r>
            <w:r w:rsidR="007847C1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*</w:t>
            </w:r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F84E9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E01E04" w:rsidRPr="001A0B52" w14:paraId="69453466" w14:textId="77777777" w:rsidTr="007847C1">
        <w:trPr>
          <w:trHeight w:val="27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D3FC0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>Satuan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>Kerja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3A31C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E01E04" w:rsidRPr="001A0B52" w14:paraId="5D39CB1E" w14:textId="77777777" w:rsidTr="007847C1">
        <w:trPr>
          <w:trHeight w:val="299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1EF814FC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Alamat</w:t>
            </w:r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>Satuan</w:t>
            </w:r>
            <w:proofErr w:type="spellEnd"/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>Kerja</w:t>
            </w:r>
            <w:proofErr w:type="spellEnd"/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*)</w:t>
            </w:r>
          </w:p>
        </w:tc>
        <w:tc>
          <w:tcPr>
            <w:tcW w:w="5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49B88D" w14:textId="77777777" w:rsidR="00E01E04" w:rsidRPr="001A0B52" w:rsidRDefault="00E01E04" w:rsidP="00E01E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E01E04" w:rsidRPr="001A0B52" w14:paraId="2DC9A56C" w14:textId="77777777" w:rsidTr="007847C1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0D322C32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>Provinsi</w:t>
            </w:r>
            <w:proofErr w:type="spellEnd"/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*)</w:t>
            </w:r>
          </w:p>
        </w:tc>
        <w:tc>
          <w:tcPr>
            <w:tcW w:w="5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D63C06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E01E04" w:rsidRPr="001A0B52" w14:paraId="32AE1470" w14:textId="77777777" w:rsidTr="007847C1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2BDBE1A6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Kota/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>Kabupaten</w:t>
            </w:r>
            <w:proofErr w:type="spellEnd"/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*)</w:t>
            </w:r>
          </w:p>
        </w:tc>
        <w:tc>
          <w:tcPr>
            <w:tcW w:w="5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6C66BC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</w:tr>
      <w:tr w:rsidR="00E01E04" w:rsidRPr="001A0B52" w14:paraId="1D593919" w14:textId="77777777" w:rsidTr="007847C1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5B52D3DE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>Kode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Pos</w:t>
            </w:r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*)</w:t>
            </w:r>
          </w:p>
        </w:tc>
        <w:tc>
          <w:tcPr>
            <w:tcW w:w="5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96DAEC" w14:textId="77777777" w:rsidR="00E01E04" w:rsidRPr="001A0B52" w:rsidRDefault="00E01E04" w:rsidP="00B845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</w:tr>
      <w:tr w:rsidR="00E01E04" w:rsidRPr="001A0B52" w14:paraId="55B17048" w14:textId="77777777" w:rsidTr="007847C1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2F031C1" w14:textId="77777777" w:rsidR="00E01E04" w:rsidRPr="001A0B52" w:rsidRDefault="00E01E04" w:rsidP="00B84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No HP </w:t>
            </w:r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5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15908" w14:textId="77777777" w:rsidR="00E01E04" w:rsidRPr="001A0B52" w:rsidRDefault="00E01E04" w:rsidP="00B84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1A0B52"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</w:tr>
      <w:tr w:rsidR="00E01E04" w:rsidRPr="001A0B52" w14:paraId="59B4201A" w14:textId="77777777" w:rsidTr="007847C1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D6BFA" w14:textId="77777777" w:rsidR="00E01E04" w:rsidRPr="001A0B52" w:rsidRDefault="00E01E04" w:rsidP="00B84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Email</w:t>
            </w:r>
            <w:r w:rsidR="003E1DA6" w:rsidRPr="001A0B52">
              <w:rPr>
                <w:rFonts w:ascii="Times New Roman" w:eastAsia="Times New Roman" w:hAnsi="Times New Roman" w:cs="Times New Roman"/>
                <w:color w:val="000000"/>
              </w:rPr>
              <w:t xml:space="preserve"> *)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405EC" w14:textId="77777777" w:rsidR="00E01E04" w:rsidRPr="001A0B52" w:rsidRDefault="00E01E04" w:rsidP="00B845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E405877" w14:textId="77777777" w:rsidR="003E1DA6" w:rsidRPr="001A0B52" w:rsidRDefault="003E1DA6" w:rsidP="003E1DA6">
      <w:pPr>
        <w:spacing w:after="0" w:line="240" w:lineRule="auto"/>
        <w:ind w:left="284"/>
        <w:jc w:val="both"/>
        <w:rPr>
          <w:rFonts w:ascii="Times New Roman" w:hAnsi="Times New Roman" w:cs="Times New Roman"/>
          <w:i/>
        </w:rPr>
      </w:pPr>
      <w:proofErr w:type="spellStart"/>
      <w:r w:rsidRPr="001A0B52">
        <w:rPr>
          <w:rFonts w:ascii="Times New Roman" w:hAnsi="Times New Roman" w:cs="Times New Roman"/>
          <w:i/>
        </w:rPr>
        <w:t>Catatan</w:t>
      </w:r>
      <w:proofErr w:type="spellEnd"/>
      <w:r w:rsidRPr="001A0B52">
        <w:rPr>
          <w:rFonts w:ascii="Times New Roman" w:hAnsi="Times New Roman" w:cs="Times New Roman"/>
          <w:i/>
        </w:rPr>
        <w:t>:</w:t>
      </w:r>
    </w:p>
    <w:p w14:paraId="358EB0F6" w14:textId="77777777" w:rsidR="00E01E04" w:rsidRPr="001A0B52" w:rsidRDefault="003E1DA6" w:rsidP="003E1DA6">
      <w:pPr>
        <w:spacing w:after="0" w:line="240" w:lineRule="auto"/>
        <w:ind w:left="284"/>
        <w:jc w:val="both"/>
        <w:rPr>
          <w:rFonts w:ascii="Times New Roman" w:hAnsi="Times New Roman" w:cs="Times New Roman"/>
          <w:i/>
        </w:rPr>
      </w:pPr>
      <w:r w:rsidRPr="001A0B52">
        <w:rPr>
          <w:rFonts w:ascii="Times New Roman" w:hAnsi="Times New Roman" w:cs="Times New Roman"/>
          <w:i/>
        </w:rPr>
        <w:t xml:space="preserve">*) </w:t>
      </w:r>
      <w:proofErr w:type="spellStart"/>
      <w:r w:rsidRPr="001A0B52">
        <w:rPr>
          <w:rFonts w:ascii="Times New Roman" w:hAnsi="Times New Roman" w:cs="Times New Roman"/>
          <w:i/>
        </w:rPr>
        <w:t>Kolom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ini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harus</w:t>
      </w:r>
      <w:proofErr w:type="spellEnd"/>
      <w:r w:rsidRPr="001A0B52">
        <w:rPr>
          <w:rFonts w:ascii="Times New Roman" w:hAnsi="Times New Roman" w:cs="Times New Roman"/>
          <w:i/>
        </w:rPr>
        <w:t xml:space="preserve"> </w:t>
      </w:r>
      <w:proofErr w:type="spellStart"/>
      <w:r w:rsidRPr="001A0B52">
        <w:rPr>
          <w:rFonts w:ascii="Times New Roman" w:hAnsi="Times New Roman" w:cs="Times New Roman"/>
          <w:i/>
        </w:rPr>
        <w:t>diisi</w:t>
      </w:r>
      <w:proofErr w:type="spellEnd"/>
      <w:r w:rsidRPr="001A0B52">
        <w:rPr>
          <w:rFonts w:ascii="Times New Roman" w:hAnsi="Times New Roman" w:cs="Times New Roman"/>
          <w:i/>
        </w:rPr>
        <w:tab/>
      </w:r>
    </w:p>
    <w:p w14:paraId="3E279E37" w14:textId="77777777" w:rsidR="00180FB9" w:rsidRPr="001A0B52" w:rsidRDefault="00180FB9" w:rsidP="0079046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10ED7D73" w14:textId="77777777" w:rsidR="00CB47F1" w:rsidRPr="001A0B52" w:rsidRDefault="00CB47F1" w:rsidP="00245DA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1A0B52">
        <w:rPr>
          <w:rFonts w:ascii="Times New Roman" w:hAnsi="Times New Roman" w:cs="Times New Roman"/>
          <w:b/>
          <w:u w:val="single"/>
        </w:rPr>
        <w:t>Help Desk</w:t>
      </w:r>
    </w:p>
    <w:p w14:paraId="01F2539D" w14:textId="77777777" w:rsidR="00CB47F1" w:rsidRPr="001A0B52" w:rsidRDefault="00E01E04" w:rsidP="00CB47F1">
      <w:pPr>
        <w:spacing w:after="0" w:line="240" w:lineRule="auto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t xml:space="preserve">(Isi </w:t>
      </w:r>
      <w:proofErr w:type="spellStart"/>
      <w:r w:rsidRPr="001A0B52">
        <w:rPr>
          <w:rFonts w:ascii="Times New Roman" w:hAnsi="Times New Roman" w:cs="Times New Roman"/>
        </w:rPr>
        <w:t>dengan</w:t>
      </w:r>
      <w:proofErr w:type="spellEnd"/>
      <w:r w:rsidRPr="001A0B52">
        <w:rPr>
          <w:rFonts w:ascii="Times New Roman" w:hAnsi="Times New Roman" w:cs="Times New Roman"/>
        </w:rPr>
        <w:t xml:space="preserve"> data</w:t>
      </w:r>
      <w:r w:rsidR="00CB47F1" w:rsidRPr="001A0B52">
        <w:rPr>
          <w:rFonts w:ascii="Times New Roman" w:hAnsi="Times New Roman" w:cs="Times New Roman"/>
        </w:rPr>
        <w:t xml:space="preserve"> helpdesk yang </w:t>
      </w:r>
      <w:proofErr w:type="spellStart"/>
      <w:r w:rsidR="00CB47F1" w:rsidRPr="001A0B52">
        <w:rPr>
          <w:rFonts w:ascii="Times New Roman" w:hAnsi="Times New Roman" w:cs="Times New Roman"/>
        </w:rPr>
        <w:t>disediakan</w:t>
      </w:r>
      <w:proofErr w:type="spellEnd"/>
      <w:r w:rsidR="00CB47F1" w:rsidRPr="001A0B52">
        <w:rPr>
          <w:rFonts w:ascii="Times New Roman" w:hAnsi="Times New Roman" w:cs="Times New Roman"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</w:rPr>
        <w:t>untuk</w:t>
      </w:r>
      <w:proofErr w:type="spellEnd"/>
      <w:r w:rsidR="00CB47F1" w:rsidRPr="001A0B52">
        <w:rPr>
          <w:rFonts w:ascii="Times New Roman" w:hAnsi="Times New Roman" w:cs="Times New Roman"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</w:rPr>
        <w:t>pengguna</w:t>
      </w:r>
      <w:proofErr w:type="spellEnd"/>
      <w:r w:rsidR="00CB47F1" w:rsidRPr="001A0B52">
        <w:rPr>
          <w:rFonts w:ascii="Times New Roman" w:hAnsi="Times New Roman" w:cs="Times New Roman"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</w:rPr>
        <w:t>Sistem</w:t>
      </w:r>
      <w:proofErr w:type="spellEnd"/>
      <w:r w:rsidR="00CB47F1" w:rsidRPr="001A0B52">
        <w:rPr>
          <w:rFonts w:ascii="Times New Roman" w:hAnsi="Times New Roman" w:cs="Times New Roman"/>
        </w:rPr>
        <w:t xml:space="preserve"> </w:t>
      </w:r>
      <w:proofErr w:type="spellStart"/>
      <w:r w:rsidR="00CB47F1" w:rsidRPr="001A0B52">
        <w:rPr>
          <w:rFonts w:ascii="Times New Roman" w:hAnsi="Times New Roman" w:cs="Times New Roman"/>
        </w:rPr>
        <w:t>Elektronik</w:t>
      </w:r>
      <w:proofErr w:type="spellEnd"/>
      <w:r w:rsidRPr="001A0B52">
        <w:rPr>
          <w:rFonts w:ascii="Times New Roman" w:hAnsi="Times New Roman" w:cs="Times New Roman"/>
        </w:rPr>
        <w:t>)</w:t>
      </w:r>
    </w:p>
    <w:p w14:paraId="487E4F4E" w14:textId="77777777" w:rsidR="003E1DA6" w:rsidRPr="001A0B52" w:rsidRDefault="003E1DA6" w:rsidP="00CB47F1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tbl>
      <w:tblPr>
        <w:tblW w:w="13085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"/>
        <w:gridCol w:w="2694"/>
        <w:gridCol w:w="1792"/>
        <w:gridCol w:w="4375"/>
        <w:gridCol w:w="3640"/>
      </w:tblGrid>
      <w:tr w:rsidR="00E01E04" w:rsidRPr="001A0B52" w14:paraId="4E3EBA23" w14:textId="77777777" w:rsidTr="00E01E04">
        <w:trPr>
          <w:trHeight w:val="465"/>
        </w:trPr>
        <w:tc>
          <w:tcPr>
            <w:tcW w:w="584" w:type="dxa"/>
            <w:shd w:val="clear" w:color="000000" w:fill="B8CCE4"/>
            <w:noWrap/>
            <w:hideMark/>
          </w:tcPr>
          <w:p w14:paraId="30B52FB1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2694" w:type="dxa"/>
            <w:shd w:val="clear" w:color="000000" w:fill="B8CCE4"/>
            <w:noWrap/>
            <w:hideMark/>
          </w:tcPr>
          <w:p w14:paraId="31F3674D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Lengkap</w:t>
            </w:r>
            <w:proofErr w:type="spellEnd"/>
          </w:p>
          <w:p w14:paraId="61CED22F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(Nama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petugas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helpdesk)</w:t>
            </w:r>
          </w:p>
          <w:p w14:paraId="56622D6A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</w:p>
        </w:tc>
        <w:tc>
          <w:tcPr>
            <w:tcW w:w="1792" w:type="dxa"/>
            <w:shd w:val="clear" w:color="000000" w:fill="B8CCE4"/>
          </w:tcPr>
          <w:p w14:paraId="0F751B45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No.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Telp</w:t>
            </w:r>
            <w:proofErr w:type="spellEnd"/>
          </w:p>
          <w:p w14:paraId="1AA3DECA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(No </w:t>
            </w:r>
            <w:proofErr w:type="spellStart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telp</w:t>
            </w:r>
            <w:proofErr w:type="spellEnd"/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 xml:space="preserve"> helpdesk)</w:t>
            </w:r>
          </w:p>
        </w:tc>
        <w:tc>
          <w:tcPr>
            <w:tcW w:w="4375" w:type="dxa"/>
            <w:shd w:val="clear" w:color="000000" w:fill="B8CCE4"/>
          </w:tcPr>
          <w:p w14:paraId="1BA6B21E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Fax</w:t>
            </w:r>
          </w:p>
          <w:p w14:paraId="650BEE5B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(No fax helpdesk)</w:t>
            </w:r>
          </w:p>
        </w:tc>
        <w:tc>
          <w:tcPr>
            <w:tcW w:w="3640" w:type="dxa"/>
            <w:shd w:val="clear" w:color="000000" w:fill="B8CCE4"/>
          </w:tcPr>
          <w:p w14:paraId="15C40183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Email</w:t>
            </w:r>
          </w:p>
          <w:p w14:paraId="1B7ABA03" w14:textId="77777777" w:rsidR="00E01E04" w:rsidRPr="001A0B52" w:rsidRDefault="00E01E04" w:rsidP="00E01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bCs/>
                <w:i/>
                <w:color w:val="000000"/>
              </w:rPr>
              <w:t>(Email helpdesk)</w:t>
            </w:r>
          </w:p>
        </w:tc>
      </w:tr>
      <w:tr w:rsidR="00E01E04" w:rsidRPr="001A0B52" w14:paraId="4DF1A1A6" w14:textId="77777777" w:rsidTr="00E01E04">
        <w:trPr>
          <w:trHeight w:val="465"/>
        </w:trPr>
        <w:tc>
          <w:tcPr>
            <w:tcW w:w="584" w:type="dxa"/>
            <w:shd w:val="clear" w:color="auto" w:fill="auto"/>
            <w:noWrap/>
            <w:hideMark/>
          </w:tcPr>
          <w:p w14:paraId="5777C1A1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694" w:type="dxa"/>
            <w:shd w:val="clear" w:color="auto" w:fill="auto"/>
            <w:noWrap/>
            <w:hideMark/>
          </w:tcPr>
          <w:p w14:paraId="284C336D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92" w:type="dxa"/>
          </w:tcPr>
          <w:p w14:paraId="0E5DB2B2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4375" w:type="dxa"/>
          </w:tcPr>
          <w:p w14:paraId="3B9CFED4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40" w:type="dxa"/>
          </w:tcPr>
          <w:p w14:paraId="10E8CC48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E01E04" w:rsidRPr="001A0B52" w14:paraId="7014F9AA" w14:textId="77777777" w:rsidTr="00E01E04">
        <w:trPr>
          <w:trHeight w:val="465"/>
        </w:trPr>
        <w:tc>
          <w:tcPr>
            <w:tcW w:w="584" w:type="dxa"/>
            <w:shd w:val="clear" w:color="auto" w:fill="auto"/>
            <w:noWrap/>
            <w:hideMark/>
          </w:tcPr>
          <w:p w14:paraId="49D33FAF" w14:textId="77777777" w:rsidR="00E01E04" w:rsidRPr="001A0B52" w:rsidRDefault="006A03BD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A0B52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  <w:r w:rsidR="00E01E04" w:rsidRPr="001A0B52">
              <w:rPr>
                <w:rFonts w:ascii="Times New Roman" w:eastAsia="Times New Roman" w:hAnsi="Times New Roman" w:cs="Times New Roman"/>
                <w:color w:val="000000"/>
              </w:rPr>
              <w:t>*)</w:t>
            </w:r>
          </w:p>
        </w:tc>
        <w:tc>
          <w:tcPr>
            <w:tcW w:w="2694" w:type="dxa"/>
            <w:shd w:val="clear" w:color="auto" w:fill="auto"/>
            <w:noWrap/>
            <w:hideMark/>
          </w:tcPr>
          <w:p w14:paraId="483F095F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1792" w:type="dxa"/>
          </w:tcPr>
          <w:p w14:paraId="35575176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4375" w:type="dxa"/>
          </w:tcPr>
          <w:p w14:paraId="71DCEE6F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640" w:type="dxa"/>
          </w:tcPr>
          <w:p w14:paraId="43B41EF8" w14:textId="77777777" w:rsidR="00E01E04" w:rsidRPr="001A0B52" w:rsidRDefault="00E01E04" w:rsidP="00B84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6FBAEC56" w14:textId="77777777" w:rsidR="00245DA9" w:rsidRPr="001A0B52" w:rsidRDefault="00245DA9" w:rsidP="00CB47F1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u w:val="single"/>
        </w:rPr>
      </w:pPr>
    </w:p>
    <w:p w14:paraId="71098990" w14:textId="77777777" w:rsidR="00245DA9" w:rsidRPr="001A0B52" w:rsidRDefault="00245DA9">
      <w:pPr>
        <w:rPr>
          <w:rFonts w:ascii="Times New Roman" w:hAnsi="Times New Roman" w:cs="Times New Roman"/>
          <w:b/>
          <w:u w:val="single"/>
        </w:rPr>
      </w:pPr>
      <w:r w:rsidRPr="001A0B52">
        <w:rPr>
          <w:rFonts w:ascii="Times New Roman" w:hAnsi="Times New Roman" w:cs="Times New Roman"/>
          <w:b/>
          <w:u w:val="single"/>
        </w:rPr>
        <w:br w:type="page"/>
      </w:r>
    </w:p>
    <w:p w14:paraId="15EF4FED" w14:textId="77777777" w:rsidR="00245DA9" w:rsidRPr="001A0B52" w:rsidRDefault="00245DA9" w:rsidP="00245DA9">
      <w:pPr>
        <w:jc w:val="both"/>
        <w:rPr>
          <w:rFonts w:ascii="Times New Roman" w:hAnsi="Times New Roman" w:cs="Times New Roman"/>
          <w:b/>
        </w:rPr>
        <w:sectPr w:rsidR="00245DA9" w:rsidRPr="001A0B52" w:rsidSect="0051144D">
          <w:pgSz w:w="16839" w:h="11907" w:orient="landscape" w:code="9"/>
          <w:pgMar w:top="851" w:right="1440" w:bottom="1440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horzAnchor="margin" w:tblpX="-342" w:tblpY="-450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80" w:firstRow="0" w:lastRow="0" w:firstColumn="1" w:lastColumn="0" w:noHBand="1" w:noVBand="1"/>
      </w:tblPr>
      <w:tblGrid>
        <w:gridCol w:w="557"/>
        <w:gridCol w:w="2071"/>
        <w:gridCol w:w="90"/>
        <w:gridCol w:w="270"/>
        <w:gridCol w:w="136"/>
        <w:gridCol w:w="1304"/>
        <w:gridCol w:w="180"/>
        <w:gridCol w:w="270"/>
        <w:gridCol w:w="120"/>
        <w:gridCol w:w="960"/>
        <w:gridCol w:w="347"/>
        <w:gridCol w:w="103"/>
        <w:gridCol w:w="3960"/>
      </w:tblGrid>
      <w:tr w:rsidR="007C61FE" w:rsidRPr="001A0B52" w14:paraId="7E223760" w14:textId="77777777" w:rsidTr="007C61FE">
        <w:trPr>
          <w:trHeight w:val="694"/>
        </w:trPr>
        <w:tc>
          <w:tcPr>
            <w:tcW w:w="10368" w:type="dxa"/>
            <w:gridSpan w:val="13"/>
            <w:tcBorders>
              <w:top w:val="nil"/>
              <w:left w:val="nil"/>
              <w:right w:val="nil"/>
            </w:tcBorders>
            <w:shd w:val="clear" w:color="auto" w:fill="auto"/>
          </w:tcPr>
          <w:p w14:paraId="18D9FF42" w14:textId="77777777" w:rsidR="007C61FE" w:rsidRPr="001A0B52" w:rsidRDefault="007C61FE">
            <w:pPr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  <w:b/>
              </w:rPr>
              <w:lastRenderedPageBreak/>
              <w:t>Lampiran (1)</w:t>
            </w:r>
          </w:p>
        </w:tc>
      </w:tr>
      <w:tr w:rsidR="007D5309" w:rsidRPr="001A0B52" w14:paraId="5B212082" w14:textId="77777777" w:rsidTr="007A2C11">
        <w:trPr>
          <w:trHeight w:val="694"/>
        </w:trPr>
        <w:tc>
          <w:tcPr>
            <w:tcW w:w="10368" w:type="dxa"/>
            <w:gridSpan w:val="13"/>
            <w:shd w:val="clear" w:color="auto" w:fill="auto"/>
            <w:vAlign w:val="center"/>
          </w:tcPr>
          <w:p w14:paraId="01B36B1E" w14:textId="77777777" w:rsidR="007D5309" w:rsidRPr="001A0B52" w:rsidRDefault="007D5309" w:rsidP="007A2C11">
            <w:pPr>
              <w:jc w:val="center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PERNYATAAN KATEGORI SISTEM ELEKTRONIK</w:t>
            </w:r>
          </w:p>
        </w:tc>
      </w:tr>
      <w:tr w:rsidR="007D5309" w:rsidRPr="001A0B52" w14:paraId="29AC0B0C" w14:textId="77777777" w:rsidTr="007A2C11">
        <w:tc>
          <w:tcPr>
            <w:tcW w:w="2628" w:type="dxa"/>
            <w:gridSpan w:val="2"/>
            <w:shd w:val="clear" w:color="auto" w:fill="auto"/>
          </w:tcPr>
          <w:p w14:paraId="20E9076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Instansi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Penyelenggara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</w:p>
        </w:tc>
        <w:tc>
          <w:tcPr>
            <w:tcW w:w="360" w:type="dxa"/>
            <w:gridSpan w:val="2"/>
            <w:shd w:val="clear" w:color="auto" w:fill="auto"/>
            <w:vAlign w:val="bottom"/>
          </w:tcPr>
          <w:p w14:paraId="26CEB62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gridSpan w:val="9"/>
            <w:shd w:val="clear" w:color="auto" w:fill="auto"/>
          </w:tcPr>
          <w:p w14:paraId="632F53B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220F7462" w14:textId="77777777" w:rsidTr="007A2C11">
        <w:tc>
          <w:tcPr>
            <w:tcW w:w="2628" w:type="dxa"/>
            <w:gridSpan w:val="2"/>
            <w:shd w:val="clear" w:color="auto" w:fill="auto"/>
          </w:tcPr>
          <w:p w14:paraId="4830843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</w:p>
        </w:tc>
        <w:tc>
          <w:tcPr>
            <w:tcW w:w="360" w:type="dxa"/>
            <w:gridSpan w:val="2"/>
            <w:shd w:val="clear" w:color="auto" w:fill="auto"/>
          </w:tcPr>
          <w:p w14:paraId="084DA01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gridSpan w:val="9"/>
            <w:shd w:val="clear" w:color="auto" w:fill="auto"/>
          </w:tcPr>
          <w:p w14:paraId="2503E90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0A77416D" w14:textId="77777777" w:rsidTr="007A2C11">
        <w:tc>
          <w:tcPr>
            <w:tcW w:w="2628" w:type="dxa"/>
            <w:gridSpan w:val="2"/>
            <w:shd w:val="clear" w:color="auto" w:fill="auto"/>
          </w:tcPr>
          <w:p w14:paraId="45F087FA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Ruang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Lingkup</w:t>
            </w:r>
            <w:proofErr w:type="spellEnd"/>
          </w:p>
        </w:tc>
        <w:tc>
          <w:tcPr>
            <w:tcW w:w="360" w:type="dxa"/>
            <w:gridSpan w:val="2"/>
            <w:shd w:val="clear" w:color="auto" w:fill="auto"/>
          </w:tcPr>
          <w:p w14:paraId="379D5A63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gridSpan w:val="9"/>
            <w:shd w:val="clear" w:color="auto" w:fill="auto"/>
          </w:tcPr>
          <w:p w14:paraId="2AA1564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13168920" w14:textId="77777777" w:rsidTr="007A2C11">
        <w:tc>
          <w:tcPr>
            <w:tcW w:w="2628" w:type="dxa"/>
            <w:gridSpan w:val="2"/>
            <w:shd w:val="clear" w:color="auto" w:fill="auto"/>
          </w:tcPr>
          <w:p w14:paraId="1C15BA7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layanan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  <w:gridSpan w:val="2"/>
            <w:shd w:val="clear" w:color="auto" w:fill="auto"/>
          </w:tcPr>
          <w:p w14:paraId="089ED56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gridSpan w:val="9"/>
            <w:shd w:val="clear" w:color="auto" w:fill="auto"/>
          </w:tcPr>
          <w:p w14:paraId="506D7B0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2B1E650D" w14:textId="77777777" w:rsidTr="007A2C11">
        <w:tc>
          <w:tcPr>
            <w:tcW w:w="2628" w:type="dxa"/>
            <w:gridSpan w:val="2"/>
            <w:shd w:val="clear" w:color="auto" w:fill="auto"/>
          </w:tcPr>
          <w:p w14:paraId="62975D93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Penanggung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Jawab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</w:p>
        </w:tc>
        <w:tc>
          <w:tcPr>
            <w:tcW w:w="360" w:type="dxa"/>
            <w:gridSpan w:val="2"/>
            <w:shd w:val="clear" w:color="auto" w:fill="auto"/>
          </w:tcPr>
          <w:p w14:paraId="63EDBF2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gridSpan w:val="9"/>
            <w:shd w:val="clear" w:color="auto" w:fill="auto"/>
          </w:tcPr>
          <w:p w14:paraId="32CADA1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062E7366" w14:textId="77777777" w:rsidTr="007A2C11">
        <w:tc>
          <w:tcPr>
            <w:tcW w:w="2628" w:type="dxa"/>
            <w:gridSpan w:val="2"/>
            <w:shd w:val="clear" w:color="auto" w:fill="auto"/>
          </w:tcPr>
          <w:p w14:paraId="48176762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360" w:type="dxa"/>
            <w:gridSpan w:val="2"/>
            <w:shd w:val="clear" w:color="auto" w:fill="auto"/>
          </w:tcPr>
          <w:p w14:paraId="44E5F54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gridSpan w:val="9"/>
            <w:shd w:val="clear" w:color="auto" w:fill="auto"/>
          </w:tcPr>
          <w:p w14:paraId="44FF034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0CF39704" w14:textId="77777777" w:rsidTr="007A2C11">
        <w:tc>
          <w:tcPr>
            <w:tcW w:w="10368" w:type="dxa"/>
            <w:gridSpan w:val="13"/>
            <w:shd w:val="clear" w:color="auto" w:fill="auto"/>
          </w:tcPr>
          <w:p w14:paraId="3F0DBC0A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117CF8FC" w14:textId="77777777" w:rsidTr="007A2C11">
        <w:tc>
          <w:tcPr>
            <w:tcW w:w="10368" w:type="dxa"/>
            <w:gridSpan w:val="13"/>
            <w:shd w:val="clear" w:color="auto" w:fill="auto"/>
          </w:tcPr>
          <w:p w14:paraId="77F51D96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Keterangan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: Beri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Tanda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Silang (X) pada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Jawaban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Pilihan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Anda [A/B/C]</w:t>
            </w:r>
          </w:p>
        </w:tc>
      </w:tr>
      <w:tr w:rsidR="007D5309" w:rsidRPr="001A0B52" w14:paraId="64969115" w14:textId="77777777" w:rsidTr="007A2C11">
        <w:tc>
          <w:tcPr>
            <w:tcW w:w="10368" w:type="dxa"/>
            <w:gridSpan w:val="13"/>
            <w:tcBorders>
              <w:bottom w:val="thinThickSmallGap" w:sz="24" w:space="0" w:color="auto"/>
            </w:tcBorders>
            <w:shd w:val="clear" w:color="auto" w:fill="auto"/>
          </w:tcPr>
          <w:p w14:paraId="026887D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  <w:p w14:paraId="7F2FB743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3F1DBEFF" w14:textId="77777777" w:rsidTr="007A2C11">
        <w:tc>
          <w:tcPr>
            <w:tcW w:w="557" w:type="dxa"/>
            <w:vMerge w:val="restart"/>
            <w:tcBorders>
              <w:top w:val="thinThickSmallGap" w:sz="24" w:space="0" w:color="auto"/>
            </w:tcBorders>
            <w:shd w:val="clear" w:color="auto" w:fill="D9D9D9" w:themeFill="background1" w:themeFillShade="D9"/>
          </w:tcPr>
          <w:p w14:paraId="7F48BA40" w14:textId="77777777" w:rsidR="007D5309" w:rsidRPr="001A0B52" w:rsidRDefault="007D5309" w:rsidP="007A2C1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2071" w:type="dxa"/>
            <w:vMerge w:val="restart"/>
            <w:tcBorders>
              <w:top w:val="thinThickSmallGap" w:sz="24" w:space="0" w:color="auto"/>
            </w:tcBorders>
            <w:shd w:val="clear" w:color="auto" w:fill="D9D9D9" w:themeFill="background1" w:themeFillShade="D9"/>
          </w:tcPr>
          <w:p w14:paraId="241E3179" w14:textId="77777777" w:rsidR="007D5309" w:rsidRPr="001A0B52" w:rsidRDefault="007D5309" w:rsidP="007A2C1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KARAKTERISTIK SISTEM ELEKTRONIK</w:t>
            </w:r>
          </w:p>
        </w:tc>
        <w:tc>
          <w:tcPr>
            <w:tcW w:w="7740" w:type="dxa"/>
            <w:gridSpan w:val="11"/>
            <w:tcBorders>
              <w:top w:val="thinThickSmallGap" w:sz="24" w:space="0" w:color="auto"/>
            </w:tcBorders>
            <w:shd w:val="clear" w:color="auto" w:fill="D9D9D9" w:themeFill="background1" w:themeFillShade="D9"/>
          </w:tcPr>
          <w:p w14:paraId="355CAB20" w14:textId="77777777" w:rsidR="007D5309" w:rsidRPr="001A0B52" w:rsidRDefault="007D5309" w:rsidP="007A2C1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BOBOT NILAI</w:t>
            </w:r>
          </w:p>
        </w:tc>
      </w:tr>
      <w:tr w:rsidR="007D5309" w:rsidRPr="001A0B52" w14:paraId="52441C97" w14:textId="77777777" w:rsidTr="007A2C11">
        <w:tc>
          <w:tcPr>
            <w:tcW w:w="557" w:type="dxa"/>
            <w:vMerge/>
            <w:tcBorders>
              <w:bottom w:val="thickThinSmallGap" w:sz="24" w:space="0" w:color="auto"/>
            </w:tcBorders>
            <w:shd w:val="clear" w:color="auto" w:fill="D9D9D9" w:themeFill="background1" w:themeFillShade="D9"/>
          </w:tcPr>
          <w:p w14:paraId="73350457" w14:textId="77777777" w:rsidR="007D5309" w:rsidRPr="001A0B52" w:rsidRDefault="007D5309" w:rsidP="007A2C1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071" w:type="dxa"/>
            <w:vMerge/>
            <w:tcBorders>
              <w:bottom w:val="thickThinSmallGap" w:sz="24" w:space="0" w:color="auto"/>
            </w:tcBorders>
            <w:shd w:val="clear" w:color="auto" w:fill="D9D9D9" w:themeFill="background1" w:themeFillShade="D9"/>
          </w:tcPr>
          <w:p w14:paraId="53F4774A" w14:textId="77777777" w:rsidR="007D5309" w:rsidRPr="001A0B52" w:rsidRDefault="007D5309" w:rsidP="007A2C1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tcBorders>
              <w:bottom w:val="thickThinSmallGap" w:sz="24" w:space="0" w:color="auto"/>
            </w:tcBorders>
            <w:shd w:val="clear" w:color="auto" w:fill="D9D9D9" w:themeFill="background1" w:themeFillShade="D9"/>
          </w:tcPr>
          <w:p w14:paraId="64912B1F" w14:textId="77777777" w:rsidR="007D5309" w:rsidRPr="001A0B52" w:rsidRDefault="007D5309" w:rsidP="007A2C1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A = 5</w:t>
            </w:r>
          </w:p>
        </w:tc>
        <w:tc>
          <w:tcPr>
            <w:tcW w:w="1530" w:type="dxa"/>
            <w:gridSpan w:val="4"/>
            <w:tcBorders>
              <w:bottom w:val="thickThinSmallGap" w:sz="24" w:space="0" w:color="auto"/>
            </w:tcBorders>
            <w:shd w:val="clear" w:color="auto" w:fill="D9D9D9" w:themeFill="background1" w:themeFillShade="D9"/>
          </w:tcPr>
          <w:p w14:paraId="30302AEA" w14:textId="77777777" w:rsidR="007D5309" w:rsidRPr="001A0B52" w:rsidRDefault="007D5309" w:rsidP="007A2C1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B = 2</w:t>
            </w:r>
          </w:p>
        </w:tc>
        <w:tc>
          <w:tcPr>
            <w:tcW w:w="4410" w:type="dxa"/>
            <w:gridSpan w:val="3"/>
            <w:tcBorders>
              <w:bottom w:val="thickThinSmallGap" w:sz="24" w:space="0" w:color="auto"/>
            </w:tcBorders>
            <w:shd w:val="clear" w:color="auto" w:fill="D9D9D9" w:themeFill="background1" w:themeFillShade="D9"/>
          </w:tcPr>
          <w:p w14:paraId="42EB2701" w14:textId="77777777" w:rsidR="007D5309" w:rsidRPr="001A0B52" w:rsidRDefault="007D5309" w:rsidP="007A2C1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C = 1</w:t>
            </w:r>
          </w:p>
        </w:tc>
      </w:tr>
      <w:tr w:rsidR="007D5309" w:rsidRPr="001A0B52" w14:paraId="50B61008" w14:textId="77777777" w:rsidTr="007A2C11">
        <w:tc>
          <w:tcPr>
            <w:tcW w:w="557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auto"/>
          </w:tcPr>
          <w:p w14:paraId="1A09B4C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071" w:type="dxa"/>
            <w:tcBorders>
              <w:top w:val="thickThinSmallGap" w:sz="24" w:space="0" w:color="auto"/>
              <w:bottom w:val="single" w:sz="4" w:space="0" w:color="auto"/>
            </w:tcBorders>
            <w:shd w:val="clear" w:color="auto" w:fill="auto"/>
          </w:tcPr>
          <w:p w14:paraId="0169340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Nilai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investasi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terpasang</w:t>
            </w:r>
            <w:proofErr w:type="spellEnd"/>
          </w:p>
        </w:tc>
        <w:tc>
          <w:tcPr>
            <w:tcW w:w="496" w:type="dxa"/>
            <w:gridSpan w:val="3"/>
            <w:tcBorders>
              <w:top w:val="thickThinSmallGap" w:sz="2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BFD9C1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304" w:type="dxa"/>
            <w:tcBorders>
              <w:top w:val="thickThinSmallGap" w:sz="2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0B59733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Lebih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30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miliar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rupiah</w:t>
            </w:r>
          </w:p>
        </w:tc>
        <w:tc>
          <w:tcPr>
            <w:tcW w:w="450" w:type="dxa"/>
            <w:gridSpan w:val="2"/>
            <w:tcBorders>
              <w:top w:val="thickThinSmallGap" w:sz="2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1A538D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1080" w:type="dxa"/>
            <w:gridSpan w:val="2"/>
            <w:tcBorders>
              <w:top w:val="thickThinSmallGap" w:sz="2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3A82EE6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3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miliar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rupiah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sampai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30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miliar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rupiah</w:t>
            </w:r>
          </w:p>
        </w:tc>
        <w:tc>
          <w:tcPr>
            <w:tcW w:w="450" w:type="dxa"/>
            <w:gridSpan w:val="2"/>
            <w:tcBorders>
              <w:top w:val="thickThinSmallGap" w:sz="2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C0155F0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3960" w:type="dxa"/>
            <w:tcBorders>
              <w:top w:val="thickThinSmallGap" w:sz="2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6A4AC00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Kurang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3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miliar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rupiah</w:t>
            </w:r>
          </w:p>
        </w:tc>
      </w:tr>
      <w:tr w:rsidR="007D5309" w:rsidRPr="001A0B52" w14:paraId="49B7A8DC" w14:textId="77777777" w:rsidTr="007A2C11">
        <w:tc>
          <w:tcPr>
            <w:tcW w:w="1036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CDC97E" w14:textId="15031C5F" w:rsidR="007D5309" w:rsidRPr="0051144D" w:rsidRDefault="007D5309" w:rsidP="0051144D">
            <w:pPr>
              <w:spacing w:line="240" w:lineRule="auto"/>
              <w:ind w:left="54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Nilai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investasi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terpasang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</w:t>
            </w:r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encakup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biaya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pembuatan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/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pengembangan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pengadaan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perangkat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keras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lunak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lisensi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), dan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biaya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implementasi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7D5309" w:rsidRPr="001A0B52" w14:paraId="118A4681" w14:textId="77777777" w:rsidTr="007A2C11">
        <w:tc>
          <w:tcPr>
            <w:tcW w:w="557" w:type="dxa"/>
            <w:tcBorders>
              <w:bottom w:val="single" w:sz="4" w:space="0" w:color="auto"/>
            </w:tcBorders>
            <w:shd w:val="clear" w:color="auto" w:fill="auto"/>
          </w:tcPr>
          <w:p w14:paraId="25D5E1B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1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94091CE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Total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anggaran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operasional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tahun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berjalan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dialokasikan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untuk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pengelolaan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</w:p>
        </w:tc>
        <w:tc>
          <w:tcPr>
            <w:tcW w:w="406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5D265663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2CD09E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Lebih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10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miliar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rupiah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2F01B903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023769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1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miliar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rupiah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sampai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10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miliar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rupiah</w:t>
            </w:r>
          </w:p>
        </w:tc>
        <w:tc>
          <w:tcPr>
            <w:tcW w:w="450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1B8A4CAA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396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3ABD15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Kurang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miliar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rupiah</w:t>
            </w:r>
          </w:p>
        </w:tc>
      </w:tr>
      <w:tr w:rsidR="007D5309" w:rsidRPr="001A0B52" w14:paraId="0EE5988A" w14:textId="77777777" w:rsidTr="007A2C11">
        <w:tc>
          <w:tcPr>
            <w:tcW w:w="10368" w:type="dxa"/>
            <w:gridSpan w:val="13"/>
            <w:shd w:val="clear" w:color="auto" w:fill="auto"/>
          </w:tcPr>
          <w:p w14:paraId="4E64DFAC" w14:textId="75CEAE56" w:rsidR="007D5309" w:rsidRPr="0051144D" w:rsidRDefault="007D5309" w:rsidP="0051144D">
            <w:pPr>
              <w:spacing w:line="240" w:lineRule="auto"/>
              <w:ind w:left="54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Total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anggaran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operasional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tahun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berjalan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dialokasikan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untuk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pengelolaan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</w:t>
            </w:r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encakup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biaya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operasional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seperti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1A0B52"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  <w:t>annual technical support</w:t>
            </w:r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sewa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komunikasi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SDM dan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alih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daya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(outsourcing),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peningkatan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kompetensi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SDM,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sarana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pendukung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listrik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air, AC, dan lain-lain), dan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kegiatan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pemeliharaan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lainnya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pemantauan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operasional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inspeksi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infrastruktur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 dan lain-lain.</w:t>
            </w:r>
          </w:p>
        </w:tc>
      </w:tr>
      <w:tr w:rsidR="007D5309" w:rsidRPr="001A0B52" w14:paraId="16D3704C" w14:textId="77777777" w:rsidTr="007A2C11">
        <w:tc>
          <w:tcPr>
            <w:tcW w:w="10368" w:type="dxa"/>
            <w:gridSpan w:val="13"/>
            <w:shd w:val="clear" w:color="auto" w:fill="auto"/>
          </w:tcPr>
          <w:p w14:paraId="05BF4C01" w14:textId="77777777" w:rsidR="007D5309" w:rsidRPr="001A0B52" w:rsidRDefault="007D5309" w:rsidP="0051144D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544A6B7A" w14:textId="77777777" w:rsidTr="007A2C11">
        <w:tc>
          <w:tcPr>
            <w:tcW w:w="557" w:type="dxa"/>
            <w:shd w:val="clear" w:color="auto" w:fill="auto"/>
          </w:tcPr>
          <w:p w14:paraId="4887D45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161" w:type="dxa"/>
            <w:gridSpan w:val="2"/>
            <w:shd w:val="clear" w:color="auto" w:fill="auto"/>
          </w:tcPr>
          <w:p w14:paraId="1DEA31C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Memiliki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kewajiban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kepatuhan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terhadap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peraturan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standar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tertentu</w:t>
            </w:r>
            <w:proofErr w:type="spellEnd"/>
          </w:p>
        </w:tc>
        <w:tc>
          <w:tcPr>
            <w:tcW w:w="406" w:type="dxa"/>
            <w:gridSpan w:val="2"/>
            <w:tcBorders>
              <w:right w:val="nil"/>
            </w:tcBorders>
            <w:shd w:val="clear" w:color="auto" w:fill="auto"/>
          </w:tcPr>
          <w:p w14:paraId="3C8451C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</w:tcBorders>
            <w:shd w:val="clear" w:color="auto" w:fill="auto"/>
          </w:tcPr>
          <w:p w14:paraId="3B42C2E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Peraturan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standar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nasional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internasional</w:t>
            </w:r>
            <w:proofErr w:type="spellEnd"/>
          </w:p>
        </w:tc>
        <w:tc>
          <w:tcPr>
            <w:tcW w:w="390" w:type="dxa"/>
            <w:gridSpan w:val="2"/>
            <w:tcBorders>
              <w:right w:val="nil"/>
            </w:tcBorders>
            <w:shd w:val="clear" w:color="auto" w:fill="auto"/>
          </w:tcPr>
          <w:p w14:paraId="0B3C99F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</w:tcBorders>
            <w:shd w:val="clear" w:color="auto" w:fill="auto"/>
          </w:tcPr>
          <w:p w14:paraId="2EEBAED0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Peraturan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standar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nasional</w:t>
            </w:r>
            <w:proofErr w:type="spellEnd"/>
          </w:p>
        </w:tc>
        <w:tc>
          <w:tcPr>
            <w:tcW w:w="347" w:type="dxa"/>
            <w:tcBorders>
              <w:right w:val="nil"/>
            </w:tcBorders>
            <w:shd w:val="clear" w:color="auto" w:fill="auto"/>
          </w:tcPr>
          <w:p w14:paraId="229E34B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4063" w:type="dxa"/>
            <w:gridSpan w:val="2"/>
            <w:tcBorders>
              <w:left w:val="nil"/>
            </w:tcBorders>
            <w:shd w:val="clear" w:color="auto" w:fill="auto"/>
          </w:tcPr>
          <w:p w14:paraId="2A59DB9A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peraturan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khusus</w:t>
            </w:r>
            <w:proofErr w:type="spellEnd"/>
          </w:p>
        </w:tc>
      </w:tr>
      <w:tr w:rsidR="007D5309" w:rsidRPr="001A0B52" w14:paraId="43D6B78F" w14:textId="77777777" w:rsidTr="007A2C11">
        <w:tc>
          <w:tcPr>
            <w:tcW w:w="10368" w:type="dxa"/>
            <w:gridSpan w:val="13"/>
            <w:shd w:val="clear" w:color="auto" w:fill="auto"/>
          </w:tcPr>
          <w:p w14:paraId="5940D684" w14:textId="77777777" w:rsidR="0051144D" w:rsidRDefault="0051144D" w:rsidP="0051144D">
            <w:pPr>
              <w:spacing w:line="240" w:lineRule="auto"/>
              <w:ind w:left="540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  <w:p w14:paraId="78ED54AF" w14:textId="21DA92DC" w:rsidR="007D5309" w:rsidRPr="001A0B52" w:rsidRDefault="007D5309" w:rsidP="0051144D">
            <w:pPr>
              <w:spacing w:line="240" w:lineRule="auto"/>
              <w:ind w:left="540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Memiliki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kewajiban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kepatuhan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terhadap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peraturan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standar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tertentu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artinya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h</w:t>
            </w:r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arus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memenuhi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kriteria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teknis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ditetapkan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oleh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peraturan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standar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berskala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nasional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maupun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internasional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Contoh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standar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nasional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(SNI 27001, dan lain-lain) dan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standar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internasional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misalnya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ISO 27001, ISO 20000, ISO 9000, dan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sebagainya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7D5309" w:rsidRPr="001A0B52" w14:paraId="7A30DB62" w14:textId="77777777" w:rsidTr="007A2C11">
        <w:tc>
          <w:tcPr>
            <w:tcW w:w="557" w:type="dxa"/>
            <w:shd w:val="clear" w:color="auto" w:fill="auto"/>
          </w:tcPr>
          <w:p w14:paraId="1F4CB7B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lastRenderedPageBreak/>
              <w:t>4</w:t>
            </w:r>
          </w:p>
        </w:tc>
        <w:tc>
          <w:tcPr>
            <w:tcW w:w="2161" w:type="dxa"/>
            <w:gridSpan w:val="2"/>
            <w:shd w:val="clear" w:color="auto" w:fill="auto"/>
          </w:tcPr>
          <w:p w14:paraId="5D302432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algoritma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khusus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untuk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keamanan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informasi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</w:p>
        </w:tc>
        <w:tc>
          <w:tcPr>
            <w:tcW w:w="406" w:type="dxa"/>
            <w:gridSpan w:val="2"/>
            <w:tcBorders>
              <w:right w:val="nil"/>
            </w:tcBorders>
            <w:shd w:val="clear" w:color="auto" w:fill="auto"/>
          </w:tcPr>
          <w:p w14:paraId="1AE967A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</w:tcBorders>
            <w:shd w:val="clear" w:color="auto" w:fill="auto"/>
          </w:tcPr>
          <w:p w14:paraId="073A7B8A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Algoritma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khusus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digunakan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negara </w:t>
            </w:r>
          </w:p>
        </w:tc>
        <w:tc>
          <w:tcPr>
            <w:tcW w:w="390" w:type="dxa"/>
            <w:gridSpan w:val="2"/>
            <w:tcBorders>
              <w:right w:val="nil"/>
            </w:tcBorders>
            <w:shd w:val="clear" w:color="auto" w:fill="auto"/>
          </w:tcPr>
          <w:p w14:paraId="69A21900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</w:tcBorders>
            <w:shd w:val="clear" w:color="auto" w:fill="auto"/>
          </w:tcPr>
          <w:p w14:paraId="0AA5F3D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Algoritma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standar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publik</w:t>
            </w:r>
            <w:proofErr w:type="spellEnd"/>
          </w:p>
        </w:tc>
        <w:tc>
          <w:tcPr>
            <w:tcW w:w="347" w:type="dxa"/>
            <w:tcBorders>
              <w:right w:val="nil"/>
            </w:tcBorders>
            <w:shd w:val="clear" w:color="auto" w:fill="auto"/>
          </w:tcPr>
          <w:p w14:paraId="1B89171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4063" w:type="dxa"/>
            <w:gridSpan w:val="2"/>
            <w:tcBorders>
              <w:left w:val="nil"/>
            </w:tcBorders>
            <w:shd w:val="clear" w:color="auto" w:fill="auto"/>
          </w:tcPr>
          <w:p w14:paraId="7548855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algoritma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khusus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7D5309" w:rsidRPr="001A0B52" w14:paraId="5F6E1A22" w14:textId="77777777" w:rsidTr="007A2C11">
        <w:tc>
          <w:tcPr>
            <w:tcW w:w="10368" w:type="dxa"/>
            <w:gridSpan w:val="13"/>
            <w:shd w:val="clear" w:color="auto" w:fill="auto"/>
          </w:tcPr>
          <w:p w14:paraId="16809F5B" w14:textId="27726291" w:rsidR="007D5309" w:rsidRPr="0051144D" w:rsidRDefault="007D5309" w:rsidP="0051144D">
            <w:pPr>
              <w:spacing w:line="240" w:lineRule="auto"/>
              <w:ind w:left="54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algoritma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khusus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untuk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keamanan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informasi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seperti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algoritma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kriptografi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kodifikasi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lainnya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7D5309" w:rsidRPr="001A0B52" w14:paraId="73D1F243" w14:textId="77777777" w:rsidTr="007A2C11">
        <w:tc>
          <w:tcPr>
            <w:tcW w:w="557" w:type="dxa"/>
            <w:shd w:val="clear" w:color="auto" w:fill="auto"/>
          </w:tcPr>
          <w:p w14:paraId="1DED6D6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161" w:type="dxa"/>
            <w:gridSpan w:val="2"/>
            <w:shd w:val="clear" w:color="auto" w:fill="auto"/>
          </w:tcPr>
          <w:p w14:paraId="388B0D91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pemilik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06" w:type="dxa"/>
            <w:gridSpan w:val="2"/>
            <w:tcBorders>
              <w:right w:val="nil"/>
            </w:tcBorders>
            <w:shd w:val="clear" w:color="auto" w:fill="auto"/>
          </w:tcPr>
          <w:p w14:paraId="499444E6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</w:tcBorders>
            <w:shd w:val="clear" w:color="auto" w:fill="auto"/>
          </w:tcPr>
          <w:p w14:paraId="5824017F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Lebih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5000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pemilik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</w:p>
        </w:tc>
        <w:tc>
          <w:tcPr>
            <w:tcW w:w="390" w:type="dxa"/>
            <w:gridSpan w:val="2"/>
            <w:tcBorders>
              <w:right w:val="nil"/>
            </w:tcBorders>
            <w:shd w:val="clear" w:color="auto" w:fill="auto"/>
          </w:tcPr>
          <w:p w14:paraId="785A4C16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</w:tcBorders>
            <w:shd w:val="clear" w:color="auto" w:fill="auto"/>
          </w:tcPr>
          <w:p w14:paraId="3B25D7D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1000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sampai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5000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pemilik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</w:p>
        </w:tc>
        <w:tc>
          <w:tcPr>
            <w:tcW w:w="347" w:type="dxa"/>
            <w:tcBorders>
              <w:right w:val="nil"/>
            </w:tcBorders>
            <w:shd w:val="clear" w:color="auto" w:fill="auto"/>
          </w:tcPr>
          <w:p w14:paraId="35D6F41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4063" w:type="dxa"/>
            <w:gridSpan w:val="2"/>
            <w:tcBorders>
              <w:left w:val="nil"/>
            </w:tcBorders>
            <w:shd w:val="clear" w:color="auto" w:fill="auto"/>
          </w:tcPr>
          <w:p w14:paraId="125F79D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Kurang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1000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pemilik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</w:p>
        </w:tc>
      </w:tr>
      <w:tr w:rsidR="007D5309" w:rsidRPr="001A0B52" w14:paraId="6DFBFA34" w14:textId="77777777" w:rsidTr="007A2C11">
        <w:tc>
          <w:tcPr>
            <w:tcW w:w="10368" w:type="dxa"/>
            <w:gridSpan w:val="13"/>
            <w:shd w:val="clear" w:color="auto" w:fill="auto"/>
          </w:tcPr>
          <w:p w14:paraId="31E9B61B" w14:textId="6A3C1BA1" w:rsidR="007D5309" w:rsidRPr="0051144D" w:rsidRDefault="007D5309" w:rsidP="0051144D">
            <w:pPr>
              <w:spacing w:line="240" w:lineRule="auto"/>
              <w:ind w:left="54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pemilik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akun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artinya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</w:t>
            </w:r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umlah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memiliki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login.</w:t>
            </w:r>
          </w:p>
        </w:tc>
      </w:tr>
      <w:tr w:rsidR="007D5309" w:rsidRPr="001A0B52" w14:paraId="7C450BE3" w14:textId="77777777" w:rsidTr="007A2C11">
        <w:tc>
          <w:tcPr>
            <w:tcW w:w="557" w:type="dxa"/>
            <w:shd w:val="clear" w:color="auto" w:fill="auto"/>
          </w:tcPr>
          <w:p w14:paraId="76BA994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161" w:type="dxa"/>
            <w:gridSpan w:val="2"/>
            <w:shd w:val="clear" w:color="auto" w:fill="auto"/>
          </w:tcPr>
          <w:p w14:paraId="6F96D9F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Data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Pribadi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dikelola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</w:p>
        </w:tc>
        <w:tc>
          <w:tcPr>
            <w:tcW w:w="406" w:type="dxa"/>
            <w:gridSpan w:val="2"/>
            <w:tcBorders>
              <w:right w:val="nil"/>
            </w:tcBorders>
            <w:shd w:val="clear" w:color="auto" w:fill="auto"/>
          </w:tcPr>
          <w:p w14:paraId="0935845F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</w:tcBorders>
            <w:shd w:val="clear" w:color="auto" w:fill="auto"/>
          </w:tcPr>
          <w:p w14:paraId="6523F2A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Data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Pribadi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memiliki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hubungan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Data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Pribadi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lainnya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90" w:type="dxa"/>
            <w:gridSpan w:val="2"/>
            <w:tcBorders>
              <w:right w:val="nil"/>
            </w:tcBorders>
            <w:shd w:val="clear" w:color="auto" w:fill="auto"/>
          </w:tcPr>
          <w:p w14:paraId="2F21993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</w:tcBorders>
            <w:shd w:val="clear" w:color="auto" w:fill="auto"/>
          </w:tcPr>
          <w:p w14:paraId="37006A1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Data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Pribadi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bersifat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individu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dan/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Data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Pribadi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terkait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kepemilikan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badan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usaha</w:t>
            </w:r>
            <w:proofErr w:type="spellEnd"/>
          </w:p>
        </w:tc>
        <w:tc>
          <w:tcPr>
            <w:tcW w:w="347" w:type="dxa"/>
            <w:tcBorders>
              <w:right w:val="nil"/>
            </w:tcBorders>
            <w:shd w:val="clear" w:color="auto" w:fill="auto"/>
          </w:tcPr>
          <w:p w14:paraId="25F2BF4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4063" w:type="dxa"/>
            <w:gridSpan w:val="2"/>
            <w:tcBorders>
              <w:left w:val="nil"/>
            </w:tcBorders>
            <w:shd w:val="clear" w:color="auto" w:fill="auto"/>
          </w:tcPr>
          <w:p w14:paraId="6CA11F92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Data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Pribadi</w:t>
            </w:r>
            <w:proofErr w:type="spellEnd"/>
          </w:p>
        </w:tc>
      </w:tr>
      <w:tr w:rsidR="007D5309" w:rsidRPr="001A0B52" w14:paraId="67CC568E" w14:textId="77777777" w:rsidTr="007A2C11">
        <w:tc>
          <w:tcPr>
            <w:tcW w:w="10368" w:type="dxa"/>
            <w:gridSpan w:val="13"/>
            <w:shd w:val="clear" w:color="auto" w:fill="auto"/>
          </w:tcPr>
          <w:p w14:paraId="3B9F42A4" w14:textId="1EFCF038" w:rsidR="007D5309" w:rsidRPr="0051144D" w:rsidRDefault="007D5309" w:rsidP="0051144D">
            <w:pPr>
              <w:spacing w:line="240" w:lineRule="auto"/>
              <w:ind w:left="54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Data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Pribadi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dikelola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artinya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</w:t>
            </w:r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emproses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data yang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menjelaskan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jati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diri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seseorang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secara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eksplisit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dipertanggungjawabkan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berdasarkan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identitas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diakui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oleh negara.</w:t>
            </w:r>
          </w:p>
        </w:tc>
      </w:tr>
      <w:tr w:rsidR="007D5309" w:rsidRPr="001A0B52" w14:paraId="0E4AF529" w14:textId="77777777" w:rsidTr="007A2C11">
        <w:tc>
          <w:tcPr>
            <w:tcW w:w="557" w:type="dxa"/>
            <w:shd w:val="clear" w:color="auto" w:fill="auto"/>
          </w:tcPr>
          <w:p w14:paraId="252182A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161" w:type="dxa"/>
            <w:gridSpan w:val="2"/>
            <w:shd w:val="clear" w:color="auto" w:fill="auto"/>
          </w:tcPr>
          <w:p w14:paraId="119DAD7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Tingkat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klasifikasi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kekritisan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data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relatif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terhadap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ancaman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upaya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penyerangan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penerobosan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keamanan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informasi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06" w:type="dxa"/>
            <w:gridSpan w:val="2"/>
            <w:tcBorders>
              <w:right w:val="nil"/>
            </w:tcBorders>
            <w:shd w:val="clear" w:color="auto" w:fill="auto"/>
          </w:tcPr>
          <w:p w14:paraId="69155B11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</w:tcBorders>
            <w:shd w:val="clear" w:color="auto" w:fill="auto"/>
          </w:tcPr>
          <w:p w14:paraId="7353800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Sangat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rahasia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90" w:type="dxa"/>
            <w:gridSpan w:val="2"/>
            <w:tcBorders>
              <w:right w:val="nil"/>
            </w:tcBorders>
            <w:shd w:val="clear" w:color="auto" w:fill="auto"/>
          </w:tcPr>
          <w:p w14:paraId="6563791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</w:tcBorders>
            <w:shd w:val="clear" w:color="auto" w:fill="auto"/>
          </w:tcPr>
          <w:p w14:paraId="342A2F0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Rahasia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dan/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terbatas</w:t>
            </w:r>
            <w:proofErr w:type="spellEnd"/>
          </w:p>
        </w:tc>
        <w:tc>
          <w:tcPr>
            <w:tcW w:w="347" w:type="dxa"/>
            <w:tcBorders>
              <w:right w:val="nil"/>
            </w:tcBorders>
            <w:shd w:val="clear" w:color="auto" w:fill="auto"/>
          </w:tcPr>
          <w:p w14:paraId="515A925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4063" w:type="dxa"/>
            <w:gridSpan w:val="2"/>
            <w:tcBorders>
              <w:left w:val="nil"/>
            </w:tcBorders>
            <w:shd w:val="clear" w:color="auto" w:fill="auto"/>
          </w:tcPr>
          <w:p w14:paraId="1AAD881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Biasa</w:t>
            </w:r>
            <w:proofErr w:type="spellEnd"/>
          </w:p>
        </w:tc>
      </w:tr>
      <w:tr w:rsidR="007D5309" w:rsidRPr="001A0B52" w14:paraId="1BCAEE71" w14:textId="77777777" w:rsidTr="007A2C11">
        <w:tc>
          <w:tcPr>
            <w:tcW w:w="10368" w:type="dxa"/>
            <w:gridSpan w:val="13"/>
            <w:shd w:val="clear" w:color="auto" w:fill="auto"/>
          </w:tcPr>
          <w:p w14:paraId="03137061" w14:textId="68984A11" w:rsidR="007D5309" w:rsidRPr="001A0B52" w:rsidRDefault="007D5309" w:rsidP="0051144D">
            <w:pPr>
              <w:spacing w:line="240" w:lineRule="auto"/>
              <w:ind w:left="540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Definisi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klasifikasi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Data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sesuai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dicantumkan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pada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Peraturan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Menteri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Pendayagunaan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Aparatur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Negara dan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Reformasi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Birokrasi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Republik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Indonesia 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Nomor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80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Tahun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2012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tentang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Pedoman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Tata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Naskah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Dinas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Instansi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Pemerintah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</w:tr>
      <w:tr w:rsidR="007D5309" w:rsidRPr="001A0B52" w14:paraId="5BAFBA66" w14:textId="77777777" w:rsidTr="007A2C11">
        <w:tc>
          <w:tcPr>
            <w:tcW w:w="557" w:type="dxa"/>
            <w:shd w:val="clear" w:color="auto" w:fill="auto"/>
          </w:tcPr>
          <w:p w14:paraId="532A172E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161" w:type="dxa"/>
            <w:gridSpan w:val="2"/>
            <w:shd w:val="clear" w:color="auto" w:fill="auto"/>
          </w:tcPr>
          <w:p w14:paraId="10C81E0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Tingkat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kekritisan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proses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relatif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terhadap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ancaman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upaya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penyerangan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penerobosan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keamanan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406" w:type="dxa"/>
            <w:gridSpan w:val="2"/>
            <w:tcBorders>
              <w:right w:val="nil"/>
            </w:tcBorders>
            <w:shd w:val="clear" w:color="auto" w:fill="auto"/>
          </w:tcPr>
          <w:p w14:paraId="68358022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</w:tcBorders>
            <w:shd w:val="clear" w:color="auto" w:fill="auto"/>
          </w:tcPr>
          <w:p w14:paraId="6781870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Proses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berisiko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mengganggu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hajat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hidup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orang 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banyak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memberi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dampak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langsung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pada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layanan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publik</w:t>
            </w:r>
            <w:proofErr w:type="spellEnd"/>
          </w:p>
        </w:tc>
        <w:tc>
          <w:tcPr>
            <w:tcW w:w="390" w:type="dxa"/>
            <w:gridSpan w:val="2"/>
            <w:tcBorders>
              <w:right w:val="nil"/>
            </w:tcBorders>
            <w:shd w:val="clear" w:color="auto" w:fill="auto"/>
          </w:tcPr>
          <w:p w14:paraId="6F25AF8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</w:tcBorders>
            <w:shd w:val="clear" w:color="auto" w:fill="auto"/>
          </w:tcPr>
          <w:p w14:paraId="13CB5FF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Proses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berisiko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mengganggu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hajat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hidup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orang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banyak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memberi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dampak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langsung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47" w:type="dxa"/>
            <w:tcBorders>
              <w:right w:val="nil"/>
            </w:tcBorders>
            <w:shd w:val="clear" w:color="auto" w:fill="auto"/>
          </w:tcPr>
          <w:p w14:paraId="7C2CD6FF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4063" w:type="dxa"/>
            <w:gridSpan w:val="2"/>
            <w:tcBorders>
              <w:left w:val="nil"/>
            </w:tcBorders>
            <w:shd w:val="clear" w:color="auto" w:fill="auto"/>
          </w:tcPr>
          <w:p w14:paraId="5F41002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Proses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berdampak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bagi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kepentingan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orang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banyak</w:t>
            </w:r>
            <w:proofErr w:type="spellEnd"/>
          </w:p>
        </w:tc>
      </w:tr>
      <w:tr w:rsidR="007D5309" w:rsidRPr="001A0B52" w14:paraId="03048988" w14:textId="77777777" w:rsidTr="007A2C11">
        <w:tc>
          <w:tcPr>
            <w:tcW w:w="10368" w:type="dxa"/>
            <w:gridSpan w:val="13"/>
            <w:shd w:val="clear" w:color="auto" w:fill="auto"/>
          </w:tcPr>
          <w:p w14:paraId="217F1E33" w14:textId="77777777" w:rsidR="007D5309" w:rsidRPr="001A0B52" w:rsidRDefault="007D5309" w:rsidP="007A2C11">
            <w:pPr>
              <w:spacing w:line="240" w:lineRule="auto"/>
              <w:ind w:left="54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Tingkat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kekritisan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proses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relatif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terhadap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ancaman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upaya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penyerangan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penerobosan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keamanan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informasi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mencakup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</w:t>
            </w:r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ampak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risiko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proses yang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secara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langsung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maupun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langsung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  <w:p w14:paraId="24B65C6D" w14:textId="77777777" w:rsidR="007D5309" w:rsidRPr="001A0B52" w:rsidRDefault="007D5309" w:rsidP="007A2C11">
            <w:pPr>
              <w:spacing w:line="240" w:lineRule="auto"/>
              <w:ind w:left="540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3BBFE491" w14:textId="77777777" w:rsidTr="007A2C11">
        <w:tc>
          <w:tcPr>
            <w:tcW w:w="557" w:type="dxa"/>
            <w:tcBorders>
              <w:bottom w:val="single" w:sz="4" w:space="0" w:color="auto"/>
            </w:tcBorders>
            <w:shd w:val="clear" w:color="auto" w:fill="auto"/>
          </w:tcPr>
          <w:p w14:paraId="601CE84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lastRenderedPageBreak/>
              <w:t>9</w:t>
            </w:r>
          </w:p>
        </w:tc>
        <w:tc>
          <w:tcPr>
            <w:tcW w:w="21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0076BF2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Dampak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kegagalan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</w:p>
        </w:tc>
        <w:tc>
          <w:tcPr>
            <w:tcW w:w="406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47C4FB5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AEAAC3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tersedianya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layanan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publik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berskala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nasional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membahayakan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pertahanan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keamanan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Negara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47DEA17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2E5FFA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tersedianya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layanan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publik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proses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penyelenggaraan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negara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provinsi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lebih</w:t>
            </w:r>
            <w:proofErr w:type="spellEnd"/>
          </w:p>
        </w:tc>
        <w:tc>
          <w:tcPr>
            <w:tcW w:w="347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0C8E1300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4063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17B8C3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tersedianya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layanan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publik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proses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penyelenggaraan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negara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kabupaten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kota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lebih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7D5309" w:rsidRPr="001A0B52" w14:paraId="7F41E7B9" w14:textId="77777777" w:rsidTr="007A2C11">
        <w:tc>
          <w:tcPr>
            <w:tcW w:w="10368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4BB05170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  <w:p w14:paraId="46310975" w14:textId="77777777" w:rsidR="007D5309" w:rsidRPr="001A0B52" w:rsidRDefault="007D5309" w:rsidP="007A2C11">
            <w:pPr>
              <w:spacing w:line="240" w:lineRule="auto"/>
              <w:ind w:left="540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Dampak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kegagalan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berupa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tersedianya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layanan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publik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proses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penyelenggaraan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negara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skala1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kabupaten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kota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lebih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, 1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provinsi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lebih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, dan negara.</w:t>
            </w:r>
          </w:p>
          <w:p w14:paraId="6244AA30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475FDEF9" w14:textId="77777777" w:rsidTr="007A2C11">
        <w:tc>
          <w:tcPr>
            <w:tcW w:w="557" w:type="dxa"/>
            <w:tcBorders>
              <w:bottom w:val="single" w:sz="4" w:space="0" w:color="auto"/>
            </w:tcBorders>
            <w:shd w:val="clear" w:color="auto" w:fill="auto"/>
          </w:tcPr>
          <w:p w14:paraId="1E63A0D1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1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F1D2819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Potensi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kerugian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dampak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negatif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insiden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ditembusnya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keamanan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informasi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06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4C982D6F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A.</w:t>
            </w:r>
          </w:p>
        </w:tc>
        <w:tc>
          <w:tcPr>
            <w:tcW w:w="1484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0513D9F6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Menimbulkan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korban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jiwa</w:t>
            </w:r>
            <w:proofErr w:type="spellEnd"/>
          </w:p>
        </w:tc>
        <w:tc>
          <w:tcPr>
            <w:tcW w:w="390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659D75A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B.</w:t>
            </w:r>
          </w:p>
        </w:tc>
        <w:tc>
          <w:tcPr>
            <w:tcW w:w="96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4B765DA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Terbatas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pada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kerugian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finansial</w:t>
            </w:r>
            <w:proofErr w:type="spellEnd"/>
          </w:p>
        </w:tc>
        <w:tc>
          <w:tcPr>
            <w:tcW w:w="347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6ACB426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C.</w:t>
            </w:r>
          </w:p>
        </w:tc>
        <w:tc>
          <w:tcPr>
            <w:tcW w:w="4063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2BF139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Mengakibatkan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gangguan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operasional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sementara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membahayakan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merugikan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finansial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</w:tr>
      <w:tr w:rsidR="007D5309" w:rsidRPr="001A0B52" w14:paraId="4F404FFA" w14:textId="77777777" w:rsidTr="007A2C11">
        <w:tc>
          <w:tcPr>
            <w:tcW w:w="10368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43F9E31A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  <w:p w14:paraId="648A44D2" w14:textId="77777777" w:rsidR="007D5309" w:rsidRPr="001A0B52" w:rsidRDefault="007D5309" w:rsidP="007A2C11">
            <w:pPr>
              <w:spacing w:line="240" w:lineRule="auto"/>
              <w:ind w:left="45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Potensi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kerugian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dampak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negatif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insiden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ditembusnya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keamanan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informasi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seperti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pencurian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data,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kebocoran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data, </w:t>
            </w:r>
            <w:proofErr w:type="spellStart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perubahan</w:t>
            </w:r>
            <w:proofErr w:type="spellEnd"/>
            <w:r w:rsidRPr="001A0B5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data,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sabotase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terorisme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, dan lain-lain yang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dapat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mengakibatkan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gangguan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operasional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kerugian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finansial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, dan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menimbulkan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korban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jiwa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  <w:p w14:paraId="277F071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6F172335" w14:textId="77777777" w:rsidTr="007A2C11">
        <w:tc>
          <w:tcPr>
            <w:tcW w:w="2718" w:type="dxa"/>
            <w:gridSpan w:val="3"/>
            <w:tcBorders>
              <w:top w:val="single" w:sz="4" w:space="0" w:color="auto"/>
              <w:bottom w:val="thickThinSmallGap" w:sz="24" w:space="0" w:color="auto"/>
            </w:tcBorders>
            <w:shd w:val="clear" w:color="auto" w:fill="auto"/>
          </w:tcPr>
          <w:p w14:paraId="71491A5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 xml:space="preserve">Total </w:t>
            </w:r>
            <w:proofErr w:type="spellStart"/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Bobot</w:t>
            </w:r>
            <w:proofErr w:type="spellEnd"/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 xml:space="preserve"> Nilai</w:t>
            </w:r>
          </w:p>
        </w:tc>
        <w:tc>
          <w:tcPr>
            <w:tcW w:w="406" w:type="dxa"/>
            <w:gridSpan w:val="2"/>
            <w:tcBorders>
              <w:top w:val="single" w:sz="4" w:space="0" w:color="auto"/>
              <w:bottom w:val="thickThinSmallGap" w:sz="24" w:space="0" w:color="auto"/>
            </w:tcBorders>
            <w:shd w:val="clear" w:color="auto" w:fill="auto"/>
          </w:tcPr>
          <w:p w14:paraId="1C8534E2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244" w:type="dxa"/>
            <w:gridSpan w:val="8"/>
            <w:tcBorders>
              <w:top w:val="single" w:sz="4" w:space="0" w:color="auto"/>
              <w:bottom w:val="thickThinSmallGap" w:sz="24" w:space="0" w:color="auto"/>
            </w:tcBorders>
            <w:shd w:val="clear" w:color="auto" w:fill="auto"/>
          </w:tcPr>
          <w:p w14:paraId="3D4A8683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76D7F563" w14:textId="77777777" w:rsidTr="007A2C11">
        <w:tc>
          <w:tcPr>
            <w:tcW w:w="10368" w:type="dxa"/>
            <w:gridSpan w:val="13"/>
            <w:tcBorders>
              <w:top w:val="thickThinSmallGap" w:sz="24" w:space="0" w:color="auto"/>
            </w:tcBorders>
            <w:shd w:val="clear" w:color="auto" w:fill="auto"/>
          </w:tcPr>
          <w:p w14:paraId="65AE9D5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20C8F9EB" w14:textId="77777777" w:rsidTr="007A2C11">
        <w:tc>
          <w:tcPr>
            <w:tcW w:w="10368" w:type="dxa"/>
            <w:gridSpan w:val="13"/>
            <w:shd w:val="clear" w:color="auto" w:fill="auto"/>
          </w:tcPr>
          <w:p w14:paraId="55EDD9CA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KETENTUAN PENILAIAN</w:t>
            </w:r>
          </w:p>
        </w:tc>
      </w:tr>
      <w:tr w:rsidR="007D5309" w:rsidRPr="001A0B52" w14:paraId="40D9D50D" w14:textId="77777777" w:rsidTr="007A2C11">
        <w:tc>
          <w:tcPr>
            <w:tcW w:w="2718" w:type="dxa"/>
            <w:gridSpan w:val="3"/>
            <w:shd w:val="clear" w:color="auto" w:fill="auto"/>
          </w:tcPr>
          <w:p w14:paraId="5928768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</w:p>
        </w:tc>
        <w:tc>
          <w:tcPr>
            <w:tcW w:w="1710" w:type="dxa"/>
            <w:gridSpan w:val="3"/>
            <w:shd w:val="clear" w:color="auto" w:fill="auto"/>
          </w:tcPr>
          <w:p w14:paraId="0058D253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STRATEGIS</w:t>
            </w:r>
          </w:p>
        </w:tc>
        <w:tc>
          <w:tcPr>
            <w:tcW w:w="1530" w:type="dxa"/>
            <w:gridSpan w:val="4"/>
            <w:shd w:val="clear" w:color="auto" w:fill="auto"/>
          </w:tcPr>
          <w:p w14:paraId="6A89581F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TINGGI</w:t>
            </w:r>
          </w:p>
        </w:tc>
        <w:tc>
          <w:tcPr>
            <w:tcW w:w="4410" w:type="dxa"/>
            <w:gridSpan w:val="3"/>
            <w:shd w:val="clear" w:color="auto" w:fill="auto"/>
          </w:tcPr>
          <w:p w14:paraId="3206904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RENDAH</w:t>
            </w:r>
          </w:p>
        </w:tc>
      </w:tr>
      <w:tr w:rsidR="007D5309" w:rsidRPr="001A0B52" w14:paraId="3FAA2BB8" w14:textId="77777777" w:rsidTr="007A2C11">
        <w:tc>
          <w:tcPr>
            <w:tcW w:w="2718" w:type="dxa"/>
            <w:gridSpan w:val="3"/>
            <w:shd w:val="clear" w:color="auto" w:fill="auto"/>
          </w:tcPr>
          <w:p w14:paraId="7FCF24B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Total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Bobot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1710" w:type="dxa"/>
            <w:gridSpan w:val="3"/>
            <w:shd w:val="clear" w:color="auto" w:fill="auto"/>
          </w:tcPr>
          <w:p w14:paraId="48C08E3F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36 – 50</w:t>
            </w:r>
          </w:p>
        </w:tc>
        <w:tc>
          <w:tcPr>
            <w:tcW w:w="1530" w:type="dxa"/>
            <w:gridSpan w:val="4"/>
            <w:shd w:val="clear" w:color="auto" w:fill="auto"/>
          </w:tcPr>
          <w:p w14:paraId="1E1DD3D7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16 - 35</w:t>
            </w:r>
          </w:p>
        </w:tc>
        <w:tc>
          <w:tcPr>
            <w:tcW w:w="4410" w:type="dxa"/>
            <w:gridSpan w:val="3"/>
            <w:shd w:val="clear" w:color="auto" w:fill="auto"/>
          </w:tcPr>
          <w:p w14:paraId="7954A77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10 - 15</w:t>
            </w:r>
          </w:p>
        </w:tc>
      </w:tr>
      <w:tr w:rsidR="007D5309" w:rsidRPr="001A0B52" w14:paraId="49D5AB69" w14:textId="77777777" w:rsidTr="007A2C11">
        <w:tc>
          <w:tcPr>
            <w:tcW w:w="2718" w:type="dxa"/>
            <w:gridSpan w:val="3"/>
            <w:shd w:val="clear" w:color="auto" w:fill="auto"/>
          </w:tcPr>
          <w:p w14:paraId="7E5C0C6E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  <w:gridSpan w:val="3"/>
            <w:shd w:val="clear" w:color="auto" w:fill="auto"/>
          </w:tcPr>
          <w:p w14:paraId="2C55C8F4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  <w:gridSpan w:val="4"/>
            <w:shd w:val="clear" w:color="auto" w:fill="auto"/>
          </w:tcPr>
          <w:p w14:paraId="720B0F2E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410" w:type="dxa"/>
            <w:gridSpan w:val="3"/>
            <w:shd w:val="clear" w:color="auto" w:fill="auto"/>
          </w:tcPr>
          <w:p w14:paraId="2D52500C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D5309" w:rsidRPr="001A0B52" w14:paraId="7D95B1A8" w14:textId="77777777" w:rsidTr="007A2C11">
        <w:tc>
          <w:tcPr>
            <w:tcW w:w="10368" w:type="dxa"/>
            <w:gridSpan w:val="13"/>
            <w:shd w:val="clear" w:color="auto" w:fill="auto"/>
          </w:tcPr>
          <w:p w14:paraId="251DA6D3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b/>
                <w:color w:val="000000" w:themeColor="text1"/>
                <w:sz w:val="18"/>
                <w:szCs w:val="18"/>
              </w:rPr>
              <w:t>HASIL KATEGORI SISTEM ELEKTRONIK</w:t>
            </w: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lingkari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pilihan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di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bawah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ini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</w:tr>
      <w:tr w:rsidR="007D5309" w:rsidRPr="001A0B52" w14:paraId="51836E33" w14:textId="77777777" w:rsidTr="007A2C11">
        <w:tc>
          <w:tcPr>
            <w:tcW w:w="10368" w:type="dxa"/>
            <w:gridSpan w:val="13"/>
            <w:shd w:val="clear" w:color="auto" w:fill="auto"/>
          </w:tcPr>
          <w:p w14:paraId="72CD8565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 ELEKTRONIK TERMASUK KATEGORI :  STRATEGIS  /  TINGGI  / RENDAH</w:t>
            </w:r>
          </w:p>
        </w:tc>
      </w:tr>
      <w:tr w:rsidR="007D5309" w:rsidRPr="001A0B52" w14:paraId="16910CDC" w14:textId="77777777" w:rsidTr="007A2C11">
        <w:tc>
          <w:tcPr>
            <w:tcW w:w="10368" w:type="dxa"/>
            <w:gridSpan w:val="13"/>
            <w:shd w:val="clear" w:color="auto" w:fill="auto"/>
          </w:tcPr>
          <w:p w14:paraId="3A2773C5" w14:textId="77777777" w:rsidR="007D5309" w:rsidRPr="001A0B52" w:rsidRDefault="007D5309" w:rsidP="007A2C11">
            <w:pPr>
              <w:spacing w:line="240" w:lineRule="auto"/>
              <w:jc w:val="right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Tempat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bulan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tahun</w:t>
            </w:r>
            <w:proofErr w:type="spellEnd"/>
          </w:p>
        </w:tc>
      </w:tr>
      <w:tr w:rsidR="007D5309" w:rsidRPr="001A0B52" w14:paraId="02F36FD1" w14:textId="77777777" w:rsidTr="007A2C11">
        <w:tc>
          <w:tcPr>
            <w:tcW w:w="10368" w:type="dxa"/>
            <w:gridSpan w:val="13"/>
            <w:shd w:val="clear" w:color="auto" w:fill="auto"/>
          </w:tcPr>
          <w:p w14:paraId="55A7018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PEJABAT PEMBUAT PERNYATAAN</w:t>
            </w:r>
          </w:p>
        </w:tc>
      </w:tr>
      <w:tr w:rsidR="007D5309" w:rsidRPr="001A0B52" w14:paraId="6009A0C7" w14:textId="77777777" w:rsidTr="007A2C11">
        <w:tc>
          <w:tcPr>
            <w:tcW w:w="10368" w:type="dxa"/>
            <w:gridSpan w:val="13"/>
            <w:shd w:val="clear" w:color="auto" w:fill="auto"/>
          </w:tcPr>
          <w:p w14:paraId="5015667D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                        (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ttd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</w:tr>
      <w:tr w:rsidR="007D5309" w:rsidRPr="001A0B52" w14:paraId="340ACC08" w14:textId="77777777" w:rsidTr="007A2C11">
        <w:tc>
          <w:tcPr>
            <w:tcW w:w="10368" w:type="dxa"/>
            <w:gridSpan w:val="13"/>
            <w:shd w:val="clear" w:color="auto" w:fill="auto"/>
          </w:tcPr>
          <w:p w14:paraId="6C69DB31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(Nama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Penanggung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Jawab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Sistem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Elektronik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</w:tr>
      <w:tr w:rsidR="007D5309" w:rsidRPr="001A0B52" w14:paraId="0AACA0E5" w14:textId="77777777" w:rsidTr="007A2C11">
        <w:tc>
          <w:tcPr>
            <w:tcW w:w="10368" w:type="dxa"/>
            <w:gridSpan w:val="13"/>
            <w:shd w:val="clear" w:color="auto" w:fill="auto"/>
          </w:tcPr>
          <w:p w14:paraId="1D4211AB" w14:textId="77777777" w:rsidR="007D5309" w:rsidRPr="001A0B52" w:rsidRDefault="007D5309" w:rsidP="007A2C1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</w:pPr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                      (</w:t>
            </w:r>
            <w:proofErr w:type="spellStart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Jabatan</w:t>
            </w:r>
            <w:proofErr w:type="spellEnd"/>
            <w:r w:rsidRPr="001A0B52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1BA52784" w14:textId="77777777" w:rsidR="007D5309" w:rsidRPr="001A0B52" w:rsidRDefault="007D5309" w:rsidP="006A17D3">
      <w:pPr>
        <w:jc w:val="both"/>
        <w:rPr>
          <w:rFonts w:ascii="Times New Roman" w:hAnsi="Times New Roman" w:cs="Times New Roman"/>
          <w:b/>
        </w:rPr>
      </w:pPr>
    </w:p>
    <w:p w14:paraId="29E9C0E1" w14:textId="77777777" w:rsidR="006A17D3" w:rsidRPr="001A0B52" w:rsidRDefault="006A17D3" w:rsidP="006A17D3">
      <w:pPr>
        <w:jc w:val="both"/>
        <w:rPr>
          <w:rFonts w:ascii="Times New Roman" w:hAnsi="Times New Roman" w:cs="Times New Roman"/>
          <w:b/>
        </w:rPr>
      </w:pPr>
    </w:p>
    <w:p w14:paraId="07994DFC" w14:textId="77777777" w:rsidR="006A17D3" w:rsidRPr="001A0B52" w:rsidRDefault="006A17D3">
      <w:pPr>
        <w:rPr>
          <w:rFonts w:ascii="Times New Roman" w:hAnsi="Times New Roman" w:cs="Times New Roman"/>
          <w:b/>
        </w:rPr>
      </w:pPr>
      <w:r w:rsidRPr="001A0B52">
        <w:rPr>
          <w:rFonts w:ascii="Times New Roman" w:hAnsi="Times New Roman" w:cs="Times New Roman"/>
          <w:b/>
        </w:rPr>
        <w:br w:type="page"/>
      </w:r>
    </w:p>
    <w:p w14:paraId="1F5172A6" w14:textId="77777777" w:rsidR="00245DA9" w:rsidRPr="001A0B52" w:rsidRDefault="00245DA9" w:rsidP="00245DA9">
      <w:pPr>
        <w:jc w:val="both"/>
        <w:rPr>
          <w:rFonts w:ascii="Times New Roman" w:hAnsi="Times New Roman" w:cs="Times New Roman"/>
          <w:b/>
        </w:rPr>
      </w:pPr>
      <w:r w:rsidRPr="001A0B52">
        <w:rPr>
          <w:rFonts w:ascii="Times New Roman" w:hAnsi="Times New Roman" w:cs="Times New Roman"/>
          <w:b/>
        </w:rPr>
        <w:lastRenderedPageBreak/>
        <w:t>Lampiran (2)</w:t>
      </w:r>
    </w:p>
    <w:p w14:paraId="12A80354" w14:textId="77777777" w:rsidR="00245DA9" w:rsidRPr="001A0B52" w:rsidRDefault="00245DA9" w:rsidP="00245DA9">
      <w:pPr>
        <w:jc w:val="center"/>
        <w:rPr>
          <w:rFonts w:ascii="Times New Roman" w:hAnsi="Times New Roman" w:cs="Times New Roman"/>
          <w:b/>
        </w:rPr>
      </w:pPr>
      <w:proofErr w:type="spellStart"/>
      <w:r w:rsidRPr="001A0B52">
        <w:rPr>
          <w:rFonts w:ascii="Times New Roman" w:hAnsi="Times New Roman" w:cs="Times New Roman"/>
          <w:b/>
        </w:rPr>
        <w:t>Profesi</w:t>
      </w:r>
      <w:proofErr w:type="spellEnd"/>
      <w:r w:rsidRPr="001A0B52">
        <w:rPr>
          <w:rFonts w:ascii="Times New Roman" w:hAnsi="Times New Roman" w:cs="Times New Roman"/>
          <w:b/>
        </w:rPr>
        <w:t xml:space="preserve"> di </w:t>
      </w:r>
      <w:proofErr w:type="spellStart"/>
      <w:r w:rsidRPr="001A0B52">
        <w:rPr>
          <w:rFonts w:ascii="Times New Roman" w:hAnsi="Times New Roman" w:cs="Times New Roman"/>
          <w:b/>
        </w:rPr>
        <w:t>Bidang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Teknologi</w:t>
      </w:r>
      <w:proofErr w:type="spellEnd"/>
      <w:r w:rsidRPr="001A0B52">
        <w:rPr>
          <w:rFonts w:ascii="Times New Roman" w:hAnsi="Times New Roman" w:cs="Times New Roman"/>
          <w:b/>
        </w:rPr>
        <w:t xml:space="preserve"> </w:t>
      </w:r>
      <w:proofErr w:type="spellStart"/>
      <w:r w:rsidRPr="001A0B52">
        <w:rPr>
          <w:rFonts w:ascii="Times New Roman" w:hAnsi="Times New Roman" w:cs="Times New Roman"/>
          <w:b/>
        </w:rPr>
        <w:t>Informasi</w:t>
      </w:r>
      <w:proofErr w:type="spellEnd"/>
    </w:p>
    <w:p w14:paraId="529469C2" w14:textId="77777777" w:rsidR="00245DA9" w:rsidRPr="001A0B52" w:rsidRDefault="00245DA9" w:rsidP="00245DA9">
      <w:pPr>
        <w:jc w:val="both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hAnsi="Times New Roman" w:cs="Times New Roman"/>
        </w:rPr>
        <w:t>Dirangkum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dari</w:t>
      </w:r>
      <w:proofErr w:type="spellEnd"/>
      <w:r w:rsidRPr="001A0B52">
        <w:rPr>
          <w:rFonts w:ascii="Times New Roman" w:hAnsi="Times New Roman" w:cs="Times New Roman"/>
        </w:rPr>
        <w:t xml:space="preserve"> http://codelabour.wordpress.com, </w:t>
      </w:r>
      <w:proofErr w:type="spellStart"/>
      <w:r w:rsidRPr="001A0B52">
        <w:rPr>
          <w:rFonts w:ascii="Times New Roman" w:hAnsi="Times New Roman" w:cs="Times New Roman"/>
        </w:rPr>
        <w:t>berikut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adalah</w:t>
      </w:r>
      <w:proofErr w:type="spellEnd"/>
      <w:r w:rsidRPr="001A0B52">
        <w:rPr>
          <w:rFonts w:ascii="Times New Roman" w:hAnsi="Times New Roman" w:cs="Times New Roman"/>
        </w:rPr>
        <w:t xml:space="preserve"> Daftar </w:t>
      </w:r>
      <w:proofErr w:type="spellStart"/>
      <w:r w:rsidRPr="001A0B52">
        <w:rPr>
          <w:rFonts w:ascii="Times New Roman" w:hAnsi="Times New Roman" w:cs="Times New Roman"/>
        </w:rPr>
        <w:t>Profesi</w:t>
      </w:r>
      <w:proofErr w:type="spellEnd"/>
      <w:r w:rsidRPr="001A0B52">
        <w:rPr>
          <w:rFonts w:ascii="Times New Roman" w:hAnsi="Times New Roman" w:cs="Times New Roman"/>
        </w:rPr>
        <w:t xml:space="preserve"> di </w:t>
      </w:r>
      <w:proofErr w:type="spellStart"/>
      <w:r w:rsidRPr="001A0B52">
        <w:rPr>
          <w:rFonts w:ascii="Times New Roman" w:hAnsi="Times New Roman" w:cs="Times New Roman"/>
        </w:rPr>
        <w:t>Bidang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Teknologi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Informasi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beserta</w:t>
      </w:r>
      <w:proofErr w:type="spellEnd"/>
      <w:r w:rsidRPr="001A0B52">
        <w:rPr>
          <w:rFonts w:ascii="Times New Roman" w:hAnsi="Times New Roman" w:cs="Times New Roman"/>
        </w:rPr>
        <w:t xml:space="preserve"> </w:t>
      </w:r>
      <w:proofErr w:type="spellStart"/>
      <w:r w:rsidRPr="001A0B52">
        <w:rPr>
          <w:rFonts w:ascii="Times New Roman" w:hAnsi="Times New Roman" w:cs="Times New Roman"/>
        </w:rPr>
        <w:t>tugasnya</w:t>
      </w:r>
      <w:proofErr w:type="spellEnd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040"/>
        <w:gridCol w:w="3278"/>
        <w:gridCol w:w="3600"/>
      </w:tblGrid>
      <w:tr w:rsidR="00245DA9" w:rsidRPr="001A0B52" w14:paraId="34C01E50" w14:textId="77777777" w:rsidTr="000D1A11">
        <w:tc>
          <w:tcPr>
            <w:tcW w:w="3040" w:type="dxa"/>
          </w:tcPr>
          <w:p w14:paraId="22AA12D1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Profesi</w:t>
            </w:r>
            <w:proofErr w:type="spellEnd"/>
          </w:p>
        </w:tc>
        <w:tc>
          <w:tcPr>
            <w:tcW w:w="3278" w:type="dxa"/>
          </w:tcPr>
          <w:p w14:paraId="71A09F82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</w:p>
        </w:tc>
        <w:tc>
          <w:tcPr>
            <w:tcW w:w="3600" w:type="dxa"/>
          </w:tcPr>
          <w:p w14:paraId="3A143849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Tugas</w:t>
            </w:r>
            <w:proofErr w:type="spellEnd"/>
          </w:p>
        </w:tc>
      </w:tr>
      <w:tr w:rsidR="00245DA9" w:rsidRPr="001A0B52" w14:paraId="05789740" w14:textId="77777777" w:rsidTr="000D1A11">
        <w:tc>
          <w:tcPr>
            <w:tcW w:w="3040" w:type="dxa"/>
          </w:tcPr>
          <w:p w14:paraId="4957BC14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Hardware Engineer</w:t>
            </w:r>
          </w:p>
          <w:p w14:paraId="45D71D03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  <w:p w14:paraId="6880DC72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  <w:p w14:paraId="3295F1E2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78" w:type="dxa"/>
          </w:tcPr>
          <w:p w14:paraId="3D6D373B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umumnya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berkaitan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rancang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interfacing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mikrokontroler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Mereka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mengambil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jurusan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teknik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komputer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selama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kuliah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menekuni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bidang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ini</w:t>
            </w:r>
            <w:proofErr w:type="spellEnd"/>
            <w:r w:rsidRPr="001A0B52">
              <w:rPr>
                <w:rFonts w:ascii="Times New Roman" w:hAnsi="Times New Roman" w:cs="Times New Roman"/>
              </w:rPr>
              <w:t>.</w:t>
            </w:r>
          </w:p>
          <w:p w14:paraId="21EC9AE4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0CFEE91C" w14:textId="77777777" w:rsidR="00245DA9" w:rsidRPr="001A0B52" w:rsidRDefault="00245DA9" w:rsidP="00245DA9">
            <w:pPr>
              <w:pStyle w:val="ListParagraph"/>
              <w:numPr>
                <w:ilvl w:val="0"/>
                <w:numId w:val="14"/>
              </w:numPr>
              <w:ind w:left="257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interface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antara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komputer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peralatan-peralatan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lain</w:t>
            </w:r>
          </w:p>
          <w:p w14:paraId="2A418734" w14:textId="77777777" w:rsidR="00245DA9" w:rsidRPr="001A0B52" w:rsidRDefault="00245DA9" w:rsidP="00245DA9">
            <w:pPr>
              <w:pStyle w:val="ListParagraph"/>
              <w:numPr>
                <w:ilvl w:val="0"/>
                <w:numId w:val="14"/>
              </w:numPr>
              <w:ind w:left="257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mengontrol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interface (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biasanya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bahasa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C)</w:t>
            </w:r>
          </w:p>
          <w:p w14:paraId="2EEC99ED" w14:textId="77777777" w:rsidR="00245DA9" w:rsidRPr="001A0B52" w:rsidRDefault="00245DA9" w:rsidP="00245DA9">
            <w:pPr>
              <w:pStyle w:val="ListParagraph"/>
              <w:numPr>
                <w:ilvl w:val="0"/>
                <w:numId w:val="14"/>
              </w:numPr>
              <w:ind w:left="257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solusi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embedded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mikrokontroler</w:t>
            </w:r>
            <w:proofErr w:type="spellEnd"/>
          </w:p>
          <w:p w14:paraId="45D9F03D" w14:textId="77777777" w:rsidR="00245DA9" w:rsidRPr="001A0B52" w:rsidRDefault="00245DA9" w:rsidP="00245DA9">
            <w:pPr>
              <w:pStyle w:val="ListParagraph"/>
              <w:numPr>
                <w:ilvl w:val="0"/>
                <w:numId w:val="14"/>
              </w:numPr>
              <w:ind w:left="257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mikrokontroler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biasanya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bahasa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assembly)</w:t>
            </w:r>
          </w:p>
          <w:p w14:paraId="54E23784" w14:textId="77777777" w:rsidR="00245DA9" w:rsidRPr="001A0B52" w:rsidRDefault="00245DA9" w:rsidP="00245DA9">
            <w:pPr>
              <w:pStyle w:val="ListParagraph"/>
              <w:numPr>
                <w:ilvl w:val="0"/>
                <w:numId w:val="14"/>
              </w:numPr>
              <w:ind w:left="257" w:hanging="270"/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Testing hardware.</w:t>
            </w:r>
          </w:p>
        </w:tc>
      </w:tr>
      <w:tr w:rsidR="00245DA9" w:rsidRPr="001A0B52" w14:paraId="7EE81E5D" w14:textId="77777777" w:rsidTr="000D1A11">
        <w:trPr>
          <w:trHeight w:val="2483"/>
        </w:trPr>
        <w:tc>
          <w:tcPr>
            <w:tcW w:w="3040" w:type="dxa"/>
          </w:tcPr>
          <w:p w14:paraId="7E4F32FC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System Support / Technical Support (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Pendukung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Pendukung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Teknik)</w:t>
            </w:r>
          </w:p>
          <w:p w14:paraId="3F63EB5A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78" w:type="dxa"/>
          </w:tcPr>
          <w:p w14:paraId="7748B4A2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 xml:space="preserve">men-support / maintain /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memelihara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komputer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berupa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hardware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atau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sudah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berjalan</w:t>
            </w:r>
            <w:proofErr w:type="spellEnd"/>
          </w:p>
        </w:tc>
        <w:tc>
          <w:tcPr>
            <w:tcW w:w="3600" w:type="dxa"/>
          </w:tcPr>
          <w:p w14:paraId="3B469BFE" w14:textId="77777777" w:rsidR="00245DA9" w:rsidRPr="001A0B52" w:rsidRDefault="00245DA9" w:rsidP="00245DA9">
            <w:pPr>
              <w:pStyle w:val="ListParagraph"/>
              <w:numPr>
                <w:ilvl w:val="0"/>
                <w:numId w:val="15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Memelihara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ada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berjalan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</w:p>
          <w:p w14:paraId="1EDB43E8" w14:textId="77777777" w:rsidR="00245DA9" w:rsidRPr="001A0B52" w:rsidRDefault="00245DA9" w:rsidP="00245DA9">
            <w:pPr>
              <w:pStyle w:val="ListParagraph"/>
              <w:numPr>
                <w:ilvl w:val="0"/>
                <w:numId w:val="15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Instalasi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hardware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maupun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</w:t>
            </w:r>
          </w:p>
          <w:p w14:paraId="5CC8CC95" w14:textId="77777777" w:rsidR="00245DA9" w:rsidRPr="001A0B52" w:rsidRDefault="00245DA9" w:rsidP="00245DA9">
            <w:pPr>
              <w:pStyle w:val="ListParagraph"/>
              <w:numPr>
                <w:ilvl w:val="0"/>
                <w:numId w:val="15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 xml:space="preserve">Troubleshooting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perbaikan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system</w:t>
            </w:r>
          </w:p>
          <w:p w14:paraId="1E5D5DE7" w14:textId="77777777" w:rsidR="00245DA9" w:rsidRPr="001A0B52" w:rsidRDefault="00245DA9" w:rsidP="00245DA9">
            <w:pPr>
              <w:pStyle w:val="ListParagraph"/>
              <w:numPr>
                <w:ilvl w:val="0"/>
                <w:numId w:val="15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245DA9" w:rsidRPr="001A0B52" w14:paraId="5A554BAA" w14:textId="77777777" w:rsidTr="000D1A11">
        <w:trPr>
          <w:trHeight w:val="3860"/>
        </w:trPr>
        <w:tc>
          <w:tcPr>
            <w:tcW w:w="3040" w:type="dxa"/>
          </w:tcPr>
          <w:p w14:paraId="29E1BF83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Network Engineer</w:t>
            </w:r>
          </w:p>
        </w:tc>
        <w:tc>
          <w:tcPr>
            <w:tcW w:w="3278" w:type="dxa"/>
          </w:tcPr>
          <w:p w14:paraId="547CC374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51632230" w14:textId="77777777" w:rsidR="00245DA9" w:rsidRPr="001A0B52" w:rsidRDefault="00245DA9" w:rsidP="00245DA9">
            <w:pPr>
              <w:pStyle w:val="ListParagraph"/>
              <w:numPr>
                <w:ilvl w:val="0"/>
                <w:numId w:val="16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maupun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WAN</w:t>
            </w:r>
          </w:p>
          <w:p w14:paraId="63237E9A" w14:textId="77777777" w:rsidR="00245DA9" w:rsidRPr="001A0B52" w:rsidRDefault="00245DA9" w:rsidP="00245DA9">
            <w:pPr>
              <w:pStyle w:val="ListParagraph"/>
              <w:numPr>
                <w:ilvl w:val="0"/>
                <w:numId w:val="16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solusi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peralatan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efisiensi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reliability, security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aspek-aspek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lain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terkait</w:t>
            </w:r>
            <w:proofErr w:type="spellEnd"/>
          </w:p>
          <w:p w14:paraId="63BCBAC0" w14:textId="77777777" w:rsidR="00245DA9" w:rsidRPr="001A0B52" w:rsidRDefault="00245DA9" w:rsidP="00245DA9">
            <w:pPr>
              <w:pStyle w:val="ListParagraph"/>
              <w:numPr>
                <w:ilvl w:val="0"/>
                <w:numId w:val="16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suatu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computer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berfungsi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>.</w:t>
            </w:r>
          </w:p>
        </w:tc>
      </w:tr>
    </w:tbl>
    <w:p w14:paraId="15449286" w14:textId="77777777" w:rsidR="00245DA9" w:rsidRPr="001A0B52" w:rsidRDefault="00245DA9" w:rsidP="00245DA9">
      <w:pPr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0"/>
        <w:gridCol w:w="3124"/>
        <w:gridCol w:w="3209"/>
      </w:tblGrid>
      <w:tr w:rsidR="00245DA9" w:rsidRPr="001A0B52" w14:paraId="054ACC3F" w14:textId="77777777" w:rsidTr="000D1A11">
        <w:tc>
          <w:tcPr>
            <w:tcW w:w="3040" w:type="dxa"/>
          </w:tcPr>
          <w:p w14:paraId="02B5E963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lastRenderedPageBreak/>
              <w:t>Profesi</w:t>
            </w:r>
            <w:proofErr w:type="spellEnd"/>
          </w:p>
        </w:tc>
        <w:tc>
          <w:tcPr>
            <w:tcW w:w="3278" w:type="dxa"/>
          </w:tcPr>
          <w:p w14:paraId="17C7321D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</w:p>
        </w:tc>
        <w:tc>
          <w:tcPr>
            <w:tcW w:w="3258" w:type="dxa"/>
          </w:tcPr>
          <w:p w14:paraId="4FDA5063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Tugas</w:t>
            </w:r>
            <w:proofErr w:type="spellEnd"/>
          </w:p>
        </w:tc>
      </w:tr>
      <w:tr w:rsidR="00245DA9" w:rsidRPr="001A0B52" w14:paraId="241D6F1B" w14:textId="77777777" w:rsidTr="000D1A11">
        <w:tc>
          <w:tcPr>
            <w:tcW w:w="3040" w:type="dxa"/>
          </w:tcPr>
          <w:p w14:paraId="218A3E0B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System Engineer / System Administrator  (Sys Admin)</w:t>
            </w:r>
          </w:p>
          <w:p w14:paraId="4F7AE577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  <w:p w14:paraId="38C1EC49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  <w:p w14:paraId="02926F23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  <w:p w14:paraId="46BE312F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  <w:p w14:paraId="0971BD02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78" w:type="dxa"/>
          </w:tcPr>
          <w:p w14:paraId="6B6CB38A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profesi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mirip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network engineer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tetapi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dituntut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memiliki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pengetahuan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lebih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administrasi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server-server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ada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suatu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internal.</w:t>
            </w:r>
          </w:p>
          <w:p w14:paraId="4430AFB7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8" w:type="dxa"/>
          </w:tcPr>
          <w:p w14:paraId="1AD1DF9E" w14:textId="77777777" w:rsidR="00245DA9" w:rsidRPr="001A0B52" w:rsidRDefault="00245DA9" w:rsidP="00245DA9">
            <w:pPr>
              <w:pStyle w:val="ListParagraph"/>
              <w:numPr>
                <w:ilvl w:val="0"/>
                <w:numId w:val="17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komputer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terutama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server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konektifitasnya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maupun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WAN</w:t>
            </w:r>
          </w:p>
          <w:p w14:paraId="007C659A" w14:textId="77777777" w:rsidR="00245DA9" w:rsidRPr="001A0B52" w:rsidRDefault="00245DA9" w:rsidP="00245DA9">
            <w:pPr>
              <w:pStyle w:val="ListParagraph"/>
              <w:numPr>
                <w:ilvl w:val="0"/>
                <w:numId w:val="17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solusi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pemilihan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server dan software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efisiensi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reliability, security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aspek-aspek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lain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terkait</w:t>
            </w:r>
            <w:proofErr w:type="spellEnd"/>
          </w:p>
          <w:p w14:paraId="3F527713" w14:textId="77777777" w:rsidR="00245DA9" w:rsidRPr="001A0B52" w:rsidRDefault="00245DA9" w:rsidP="00245DA9">
            <w:pPr>
              <w:pStyle w:val="ListParagraph"/>
              <w:numPr>
                <w:ilvl w:val="0"/>
                <w:numId w:val="17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1A0B52">
              <w:rPr>
                <w:rFonts w:ascii="Times New Roman" w:hAnsi="Times New Roman" w:cs="Times New Roman"/>
              </w:rPr>
              <w:t>/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memaintain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suatu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internal (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maupun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WAN)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berfungsi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>.</w:t>
            </w:r>
          </w:p>
          <w:p w14:paraId="59AEDB3C" w14:textId="77777777" w:rsidR="00245DA9" w:rsidRPr="001A0B52" w:rsidRDefault="00245DA9" w:rsidP="000D1A11">
            <w:pPr>
              <w:ind w:left="261" w:hanging="261"/>
              <w:jc w:val="both"/>
              <w:rPr>
                <w:rFonts w:ascii="Times New Roman" w:hAnsi="Times New Roman" w:cs="Times New Roman"/>
              </w:rPr>
            </w:pPr>
          </w:p>
        </w:tc>
      </w:tr>
      <w:tr w:rsidR="00245DA9" w:rsidRPr="001A0B52" w14:paraId="20EE4F9F" w14:textId="77777777" w:rsidTr="000D1A11">
        <w:tc>
          <w:tcPr>
            <w:tcW w:w="3040" w:type="dxa"/>
          </w:tcPr>
          <w:p w14:paraId="183C1E47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IT Specialist</w:t>
            </w:r>
          </w:p>
        </w:tc>
        <w:tc>
          <w:tcPr>
            <w:tcW w:w="3278" w:type="dxa"/>
          </w:tcPr>
          <w:p w14:paraId="55623780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Beberapa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professional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merasa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bekerja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sebagai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system support, network engineer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ataupun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system administrator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digolongkan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sebagai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IT specialist.</w:t>
            </w:r>
          </w:p>
        </w:tc>
        <w:tc>
          <w:tcPr>
            <w:tcW w:w="3258" w:type="dxa"/>
          </w:tcPr>
          <w:p w14:paraId="33F7FBB3" w14:textId="77777777" w:rsidR="00245DA9" w:rsidRPr="001A0B52" w:rsidRDefault="00245DA9" w:rsidP="00245DA9">
            <w:pPr>
              <w:pStyle w:val="ListParagraph"/>
              <w:numPr>
                <w:ilvl w:val="0"/>
                <w:numId w:val="18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komputerisasi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terutama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software, hardware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jaringan</w:t>
            </w:r>
            <w:proofErr w:type="spellEnd"/>
            <w:r w:rsidRPr="001A0B52">
              <w:rPr>
                <w:rFonts w:ascii="Times New Roman" w:hAnsi="Times New Roman" w:cs="Times New Roman"/>
              </w:rPr>
              <w:t>.</w:t>
            </w:r>
          </w:p>
          <w:p w14:paraId="4B7FBF78" w14:textId="77777777" w:rsidR="00245DA9" w:rsidRPr="001A0B52" w:rsidRDefault="00245DA9" w:rsidP="00245DA9">
            <w:pPr>
              <w:pStyle w:val="ListParagraph"/>
              <w:numPr>
                <w:ilvl w:val="0"/>
                <w:numId w:val="18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solusi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pemilihan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hardware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maupun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software.</w:t>
            </w:r>
          </w:p>
          <w:p w14:paraId="7EE13655" w14:textId="77777777" w:rsidR="00245DA9" w:rsidRPr="001A0B52" w:rsidRDefault="00245DA9" w:rsidP="000D1A11">
            <w:pPr>
              <w:ind w:left="261" w:hanging="261"/>
              <w:jc w:val="both"/>
              <w:rPr>
                <w:rFonts w:ascii="Times New Roman" w:hAnsi="Times New Roman" w:cs="Times New Roman"/>
              </w:rPr>
            </w:pPr>
          </w:p>
        </w:tc>
      </w:tr>
      <w:tr w:rsidR="00245DA9" w:rsidRPr="001A0B52" w14:paraId="5F2FC688" w14:textId="77777777" w:rsidTr="000D1A11">
        <w:tc>
          <w:tcPr>
            <w:tcW w:w="3040" w:type="dxa"/>
          </w:tcPr>
          <w:p w14:paraId="71713A3C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Hardware Programmer</w:t>
            </w:r>
          </w:p>
        </w:tc>
        <w:tc>
          <w:tcPr>
            <w:tcW w:w="3278" w:type="dxa"/>
          </w:tcPr>
          <w:p w14:paraId="1FD407D6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8" w:type="dxa"/>
          </w:tcPr>
          <w:p w14:paraId="243D4FEC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programming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secara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low level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terhadap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hardware,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misalnya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mikrokontroler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embeded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PLC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atau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device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lainnya</w:t>
            </w:r>
            <w:proofErr w:type="spellEnd"/>
          </w:p>
        </w:tc>
      </w:tr>
      <w:tr w:rsidR="00245DA9" w:rsidRPr="001A0B52" w14:paraId="0D7F4D3A" w14:textId="77777777" w:rsidTr="000D1A11">
        <w:tc>
          <w:tcPr>
            <w:tcW w:w="3040" w:type="dxa"/>
          </w:tcPr>
          <w:p w14:paraId="46E03948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System Programmer</w:t>
            </w:r>
          </w:p>
        </w:tc>
        <w:tc>
          <w:tcPr>
            <w:tcW w:w="3278" w:type="dxa"/>
          </w:tcPr>
          <w:p w14:paraId="23024BE3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8" w:type="dxa"/>
          </w:tcPr>
          <w:p w14:paraId="2A25F6F1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bekerja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tahap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suatu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platform /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operasi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atau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terkait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erat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dijadikan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sebagai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landasan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(platform)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bagi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selanjutnya</w:t>
            </w:r>
            <w:proofErr w:type="spellEnd"/>
          </w:p>
        </w:tc>
      </w:tr>
    </w:tbl>
    <w:p w14:paraId="67C25D18" w14:textId="77777777" w:rsidR="00245DA9" w:rsidRPr="001A0B52" w:rsidRDefault="00245DA9" w:rsidP="00245DA9">
      <w:pPr>
        <w:jc w:val="both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br w:type="page"/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040"/>
        <w:gridCol w:w="3278"/>
        <w:gridCol w:w="3600"/>
      </w:tblGrid>
      <w:tr w:rsidR="00245DA9" w:rsidRPr="001A0B52" w14:paraId="7960F5C7" w14:textId="77777777" w:rsidTr="000D1A11">
        <w:tc>
          <w:tcPr>
            <w:tcW w:w="3040" w:type="dxa"/>
          </w:tcPr>
          <w:p w14:paraId="267A564F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lastRenderedPageBreak/>
              <w:t>Profesi</w:t>
            </w:r>
            <w:proofErr w:type="spellEnd"/>
          </w:p>
        </w:tc>
        <w:tc>
          <w:tcPr>
            <w:tcW w:w="3278" w:type="dxa"/>
          </w:tcPr>
          <w:p w14:paraId="3E4DE074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</w:p>
        </w:tc>
        <w:tc>
          <w:tcPr>
            <w:tcW w:w="3600" w:type="dxa"/>
          </w:tcPr>
          <w:p w14:paraId="4CA88E1E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Tugas</w:t>
            </w:r>
            <w:proofErr w:type="spellEnd"/>
          </w:p>
        </w:tc>
      </w:tr>
      <w:tr w:rsidR="00245DA9" w:rsidRPr="001A0B52" w14:paraId="1FCB4370" w14:textId="77777777" w:rsidTr="000D1A11">
        <w:tc>
          <w:tcPr>
            <w:tcW w:w="3040" w:type="dxa"/>
          </w:tcPr>
          <w:p w14:paraId="17C1CE2E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Application Programmer</w:t>
            </w:r>
          </w:p>
        </w:tc>
        <w:tc>
          <w:tcPr>
            <w:tcW w:w="3278" w:type="dxa"/>
          </w:tcPr>
          <w:p w14:paraId="010F69FF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4762005A" w14:textId="77777777" w:rsidR="00245DA9" w:rsidRPr="001A0B52" w:rsidRDefault="00245DA9" w:rsidP="00245DA9">
            <w:pPr>
              <w:pStyle w:val="ListParagraph"/>
              <w:numPr>
                <w:ilvl w:val="0"/>
                <w:numId w:val="19"/>
              </w:numPr>
              <w:ind w:left="261" w:hanging="27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>/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terutama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tahap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construction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coding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bahasa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pemprograman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ditentukan</w:t>
            </w:r>
            <w:proofErr w:type="spellEnd"/>
          </w:p>
          <w:p w14:paraId="15B456B0" w14:textId="77777777" w:rsidR="00245DA9" w:rsidRPr="001A0B52" w:rsidRDefault="00245DA9" w:rsidP="00245DA9">
            <w:pPr>
              <w:pStyle w:val="ListParagraph"/>
              <w:numPr>
                <w:ilvl w:val="0"/>
                <w:numId w:val="19"/>
              </w:numPr>
              <w:ind w:left="261" w:hanging="27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requiremant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bisnis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komputer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algoritma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1A0B52">
              <w:rPr>
                <w:rFonts w:ascii="Times New Roman" w:hAnsi="Times New Roman" w:cs="Times New Roman"/>
              </w:rPr>
              <w:t>logika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bahasa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pemprograman</w:t>
            </w:r>
            <w:proofErr w:type="spellEnd"/>
          </w:p>
          <w:p w14:paraId="426E62A6" w14:textId="77777777" w:rsidR="00245DA9" w:rsidRPr="001A0B52" w:rsidRDefault="00245DA9" w:rsidP="00245DA9">
            <w:pPr>
              <w:pStyle w:val="ListParagraph"/>
              <w:numPr>
                <w:ilvl w:val="0"/>
                <w:numId w:val="19"/>
              </w:numPr>
              <w:ind w:left="261" w:hanging="27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testing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terhadap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bila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diperlukan</w:t>
            </w:r>
            <w:proofErr w:type="spellEnd"/>
          </w:p>
        </w:tc>
      </w:tr>
      <w:tr w:rsidR="00245DA9" w:rsidRPr="001A0B52" w14:paraId="283F2499" w14:textId="77777777" w:rsidTr="000D1A11">
        <w:tc>
          <w:tcPr>
            <w:tcW w:w="3040" w:type="dxa"/>
          </w:tcPr>
          <w:p w14:paraId="53E6DDF4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System Analyst</w:t>
            </w:r>
          </w:p>
        </w:tc>
        <w:tc>
          <w:tcPr>
            <w:tcW w:w="3278" w:type="dxa"/>
          </w:tcPr>
          <w:p w14:paraId="5ADDB14E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bisnis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(problem domain)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sebuah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SRS (software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Requiremant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Spesification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) dan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lain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menguasai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aspek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technical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implementasinya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aplikasi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(solution domain)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DDD (Detailed Design Document)</w:t>
            </w:r>
          </w:p>
          <w:p w14:paraId="05E7EB1C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2D33489F" w14:textId="77777777" w:rsidR="00245DA9" w:rsidRPr="001A0B52" w:rsidRDefault="00245DA9" w:rsidP="00245DA9">
            <w:pPr>
              <w:pStyle w:val="ListParagraph"/>
              <w:numPr>
                <w:ilvl w:val="0"/>
                <w:numId w:val="20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>/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terutama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tahap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requirement, design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sebagian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tahap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construction/implementation</w:t>
            </w:r>
          </w:p>
          <w:p w14:paraId="2375BF20" w14:textId="77777777" w:rsidR="00245DA9" w:rsidRPr="001A0B52" w:rsidRDefault="00245DA9" w:rsidP="00245DA9">
            <w:pPr>
              <w:pStyle w:val="ListParagraph"/>
              <w:numPr>
                <w:ilvl w:val="0"/>
                <w:numId w:val="20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dokumen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requiremant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bisnis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customer/client</w:t>
            </w:r>
          </w:p>
          <w:p w14:paraId="7731ED69" w14:textId="77777777" w:rsidR="00245DA9" w:rsidRPr="001A0B52" w:rsidRDefault="00245DA9" w:rsidP="00245DA9">
            <w:pPr>
              <w:pStyle w:val="ListParagraph"/>
              <w:numPr>
                <w:ilvl w:val="0"/>
                <w:numId w:val="20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proposal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mempresentasikannya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hadapan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stake holder / customer / client</w:t>
            </w:r>
          </w:p>
          <w:p w14:paraId="516DDD97" w14:textId="77777777" w:rsidR="00245DA9" w:rsidRPr="001A0B52" w:rsidRDefault="00245DA9" w:rsidP="00245DA9">
            <w:pPr>
              <w:pStyle w:val="ListParagraph"/>
              <w:numPr>
                <w:ilvl w:val="0"/>
                <w:numId w:val="20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bila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aplikasi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database</w:t>
            </w:r>
          </w:p>
          <w:p w14:paraId="7EDABAD9" w14:textId="77777777" w:rsidR="00245DA9" w:rsidRPr="001A0B52" w:rsidRDefault="00245DA9" w:rsidP="00245DA9">
            <w:pPr>
              <w:pStyle w:val="ListParagraph"/>
              <w:numPr>
                <w:ilvl w:val="0"/>
                <w:numId w:val="20"/>
              </w:numPr>
              <w:ind w:left="261" w:hanging="261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>/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framework/library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oleh programmer</w:t>
            </w:r>
          </w:p>
        </w:tc>
      </w:tr>
      <w:tr w:rsidR="00245DA9" w:rsidRPr="001A0B52" w14:paraId="4BF7527E" w14:textId="77777777" w:rsidTr="000D1A11">
        <w:tc>
          <w:tcPr>
            <w:tcW w:w="3040" w:type="dxa"/>
          </w:tcPr>
          <w:p w14:paraId="196BCE89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Software Quality Assurance Engineer</w:t>
            </w:r>
          </w:p>
        </w:tc>
        <w:tc>
          <w:tcPr>
            <w:tcW w:w="3278" w:type="dxa"/>
          </w:tcPr>
          <w:p w14:paraId="57DF2626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“quality assurance” (QA) dan “quality check” (QC)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terhadap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software.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harus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sesuai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prosedur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standar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telah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(QA)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harus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melalui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proses testing (QC)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  <w:tc>
          <w:tcPr>
            <w:tcW w:w="3600" w:type="dxa"/>
          </w:tcPr>
          <w:p w14:paraId="26C76B7A" w14:textId="77777777" w:rsidR="00245DA9" w:rsidRPr="001A0B52" w:rsidRDefault="00245DA9" w:rsidP="00245DA9">
            <w:pPr>
              <w:pStyle w:val="ListParagraph"/>
              <w:numPr>
                <w:ilvl w:val="0"/>
                <w:numId w:val="21"/>
              </w:numPr>
              <w:ind w:left="252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Memonitor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jalannya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proyek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development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apakah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sudah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sesuai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standar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prosedur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ada</w:t>
            </w:r>
            <w:proofErr w:type="spellEnd"/>
          </w:p>
          <w:p w14:paraId="4B7301D5" w14:textId="77777777" w:rsidR="00245DA9" w:rsidRPr="001A0B52" w:rsidRDefault="00245DA9" w:rsidP="00245DA9">
            <w:pPr>
              <w:pStyle w:val="ListParagraph"/>
              <w:numPr>
                <w:ilvl w:val="0"/>
                <w:numId w:val="21"/>
              </w:numPr>
              <w:ind w:left="252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Merancang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test case /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skenario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testing</w:t>
            </w:r>
          </w:p>
          <w:p w14:paraId="161A3268" w14:textId="77777777" w:rsidR="00245DA9" w:rsidRPr="001A0B52" w:rsidRDefault="00245DA9" w:rsidP="00245DA9">
            <w:pPr>
              <w:pStyle w:val="ListParagraph"/>
              <w:numPr>
                <w:ilvl w:val="0"/>
                <w:numId w:val="21"/>
              </w:numPr>
              <w:ind w:left="252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testing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sesuai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test case /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skenario</w:t>
            </w:r>
            <w:proofErr w:type="spellEnd"/>
          </w:p>
          <w:p w14:paraId="060C7416" w14:textId="77777777" w:rsidR="00245DA9" w:rsidRPr="001A0B52" w:rsidRDefault="00245DA9" w:rsidP="00245DA9">
            <w:pPr>
              <w:pStyle w:val="ListParagraph"/>
              <w:numPr>
                <w:ilvl w:val="0"/>
                <w:numId w:val="21"/>
              </w:numPr>
              <w:ind w:left="252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Merumuskan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merancang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peningkatkan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efisiensi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efektifitas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standar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proses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digunakan</w:t>
            </w:r>
            <w:proofErr w:type="spellEnd"/>
          </w:p>
          <w:p w14:paraId="26CE1B3A" w14:textId="77777777" w:rsidR="00245DA9" w:rsidRPr="001A0B52" w:rsidRDefault="00245DA9" w:rsidP="000D1A11">
            <w:pPr>
              <w:ind w:left="252" w:hanging="27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A247E1E" w14:textId="77777777" w:rsidR="00245DA9" w:rsidRPr="001A0B52" w:rsidRDefault="00245DA9" w:rsidP="00245DA9">
      <w:pPr>
        <w:jc w:val="both"/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br w:type="page"/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040"/>
        <w:gridCol w:w="3278"/>
        <w:gridCol w:w="3600"/>
      </w:tblGrid>
      <w:tr w:rsidR="00245DA9" w:rsidRPr="001A0B52" w14:paraId="1D336DFA" w14:textId="77777777" w:rsidTr="000D1A11">
        <w:tc>
          <w:tcPr>
            <w:tcW w:w="3040" w:type="dxa"/>
          </w:tcPr>
          <w:p w14:paraId="150736A4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lastRenderedPageBreak/>
              <w:t>Profesi</w:t>
            </w:r>
            <w:proofErr w:type="spellEnd"/>
          </w:p>
        </w:tc>
        <w:tc>
          <w:tcPr>
            <w:tcW w:w="3278" w:type="dxa"/>
          </w:tcPr>
          <w:p w14:paraId="50C80114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</w:p>
        </w:tc>
        <w:tc>
          <w:tcPr>
            <w:tcW w:w="3600" w:type="dxa"/>
          </w:tcPr>
          <w:p w14:paraId="23DE2B64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Tugas</w:t>
            </w:r>
            <w:proofErr w:type="spellEnd"/>
          </w:p>
        </w:tc>
      </w:tr>
      <w:tr w:rsidR="00245DA9" w:rsidRPr="001A0B52" w14:paraId="509E3A90" w14:textId="77777777" w:rsidTr="000D1A11">
        <w:tc>
          <w:tcPr>
            <w:tcW w:w="3040" w:type="dxa"/>
          </w:tcPr>
          <w:p w14:paraId="590ED0B5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Software Engineer</w:t>
            </w:r>
          </w:p>
        </w:tc>
        <w:tc>
          <w:tcPr>
            <w:tcW w:w="3278" w:type="dxa"/>
          </w:tcPr>
          <w:p w14:paraId="28699522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ada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kemiripannya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profesi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programmer, system analyst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ataupun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SQA engineer.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membedakannya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adalah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engineer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keahlian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lebih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SDLC (Software Development Life Cycle)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yaitu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seluruh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proses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harus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dijalani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software. Pada level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tertentu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seorang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engineer juga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harus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menguasai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manajeman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proyek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development.</w:t>
            </w:r>
          </w:p>
        </w:tc>
        <w:tc>
          <w:tcPr>
            <w:tcW w:w="3600" w:type="dxa"/>
          </w:tcPr>
          <w:p w14:paraId="758B09F9" w14:textId="77777777" w:rsidR="00245DA9" w:rsidRPr="001A0B52" w:rsidRDefault="00245DA9" w:rsidP="00245DA9">
            <w:pPr>
              <w:pStyle w:val="ListParagraph"/>
              <w:numPr>
                <w:ilvl w:val="0"/>
                <w:numId w:val="22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tugas-tugas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programmer, system analyst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sebagian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tugas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SQA engineer</w:t>
            </w:r>
          </w:p>
          <w:p w14:paraId="720A8061" w14:textId="77777777" w:rsidR="00245DA9" w:rsidRPr="001A0B52" w:rsidRDefault="00245DA9" w:rsidP="00245DA9">
            <w:pPr>
              <w:pStyle w:val="ListParagraph"/>
              <w:numPr>
                <w:ilvl w:val="0"/>
                <w:numId w:val="22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Merekomendasikan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metodologi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sebuah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proyek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development</w:t>
            </w:r>
          </w:p>
          <w:p w14:paraId="17EBEADF" w14:textId="77777777" w:rsidR="00245DA9" w:rsidRPr="001A0B52" w:rsidRDefault="00245DA9" w:rsidP="000D1A11">
            <w:pPr>
              <w:ind w:left="252" w:hanging="252"/>
              <w:jc w:val="both"/>
              <w:rPr>
                <w:rFonts w:ascii="Times New Roman" w:hAnsi="Times New Roman" w:cs="Times New Roman"/>
              </w:rPr>
            </w:pPr>
          </w:p>
        </w:tc>
      </w:tr>
      <w:tr w:rsidR="00245DA9" w:rsidRPr="001A0B52" w14:paraId="0FBE7BE7" w14:textId="77777777" w:rsidTr="000D1A11">
        <w:tc>
          <w:tcPr>
            <w:tcW w:w="3040" w:type="dxa"/>
          </w:tcPr>
          <w:p w14:paraId="61398013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Database Administrator</w:t>
            </w:r>
          </w:p>
        </w:tc>
        <w:tc>
          <w:tcPr>
            <w:tcW w:w="3278" w:type="dxa"/>
          </w:tcPr>
          <w:p w14:paraId="75F349F7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 xml:space="preserve">DBA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memiliki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keahlian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lebih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</w:rPr>
              <w:t>optimasi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manajemen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RDBMS (Relational Database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Managemant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System)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tertentu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seperti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Oracle, SQL Server, MySQL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dll</w:t>
            </w:r>
            <w:proofErr w:type="spellEnd"/>
            <w:r w:rsidRPr="001A0B52">
              <w:rPr>
                <w:rFonts w:ascii="Times New Roman" w:hAnsi="Times New Roman" w:cs="Times New Roman"/>
              </w:rPr>
              <w:t>.</w:t>
            </w:r>
          </w:p>
          <w:p w14:paraId="11698C9C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1943E429" w14:textId="77777777" w:rsidR="00245DA9" w:rsidRPr="001A0B52" w:rsidRDefault="00245DA9" w:rsidP="00245DA9">
            <w:pPr>
              <w:pStyle w:val="ListParagraph"/>
              <w:numPr>
                <w:ilvl w:val="0"/>
                <w:numId w:val="23"/>
              </w:numPr>
              <w:ind w:left="252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Merancang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membangun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sebuah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sistem</w:t>
            </w:r>
            <w:proofErr w:type="spellEnd"/>
          </w:p>
          <w:p w14:paraId="5C94C82B" w14:textId="77777777" w:rsidR="00245DA9" w:rsidRPr="001A0B52" w:rsidRDefault="00245DA9" w:rsidP="00245DA9">
            <w:pPr>
              <w:pStyle w:val="ListParagraph"/>
              <w:numPr>
                <w:ilvl w:val="0"/>
                <w:numId w:val="23"/>
              </w:numPr>
              <w:ind w:left="252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Merekomendasikan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solusi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hal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maupun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hardware</w:t>
            </w:r>
          </w:p>
          <w:p w14:paraId="52CFFA34" w14:textId="77777777" w:rsidR="00245DA9" w:rsidRPr="001A0B52" w:rsidRDefault="00245DA9" w:rsidP="00245DA9">
            <w:pPr>
              <w:pStyle w:val="ListParagraph"/>
              <w:numPr>
                <w:ilvl w:val="0"/>
                <w:numId w:val="23"/>
              </w:numPr>
              <w:ind w:left="252" w:hanging="27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Memaintain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database agar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berjalan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optimal</w:t>
            </w:r>
          </w:p>
        </w:tc>
      </w:tr>
      <w:tr w:rsidR="00245DA9" w:rsidRPr="001A0B52" w14:paraId="55A35B2A" w14:textId="77777777" w:rsidTr="000D1A11">
        <w:tc>
          <w:tcPr>
            <w:tcW w:w="3040" w:type="dxa"/>
          </w:tcPr>
          <w:p w14:paraId="19A40CAF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Software Architect (Technical Architect)</w:t>
            </w:r>
          </w:p>
        </w:tc>
        <w:tc>
          <w:tcPr>
            <w:tcW w:w="3278" w:type="dxa"/>
          </w:tcPr>
          <w:p w14:paraId="45875F27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bertugas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merekomendasikan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secara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technical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mengenai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bagaimana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apa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produk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tersebut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Keahlian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utama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seorang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architect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adalah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dalam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bidang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design dan software development technology.</w:t>
            </w:r>
          </w:p>
        </w:tc>
        <w:tc>
          <w:tcPr>
            <w:tcW w:w="3600" w:type="dxa"/>
          </w:tcPr>
          <w:p w14:paraId="755A433E" w14:textId="77777777" w:rsidR="00245DA9" w:rsidRPr="001A0B52" w:rsidRDefault="00245DA9" w:rsidP="00245DA9">
            <w:pPr>
              <w:pStyle w:val="ListParagraph"/>
              <w:numPr>
                <w:ilvl w:val="0"/>
                <w:numId w:val="24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Merekomendasikan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cocok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produk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</w:t>
            </w:r>
          </w:p>
          <w:p w14:paraId="22D286D4" w14:textId="77777777" w:rsidR="00245DA9" w:rsidRPr="001A0B52" w:rsidRDefault="00245DA9" w:rsidP="00245DA9">
            <w:pPr>
              <w:pStyle w:val="ListParagraph"/>
              <w:numPr>
                <w:ilvl w:val="0"/>
                <w:numId w:val="24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standar-standar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development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tim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programmer / developer</w:t>
            </w:r>
          </w:p>
          <w:p w14:paraId="018B3CAD" w14:textId="77777777" w:rsidR="00245DA9" w:rsidRPr="001A0B52" w:rsidRDefault="00245DA9" w:rsidP="00245DA9">
            <w:pPr>
              <w:pStyle w:val="ListParagraph"/>
              <w:numPr>
                <w:ilvl w:val="0"/>
                <w:numId w:val="24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rancangan</w:t>
            </w:r>
            <w:proofErr w:type="spellEnd"/>
            <w:r w:rsidRPr="001A0B52">
              <w:rPr>
                <w:rFonts w:ascii="Times New Roman" w:hAnsi="Times New Roman" w:cs="Times New Roman"/>
              </w:rPr>
              <w:t>/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dan proses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pengembangannya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secara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</w:tr>
      <w:tr w:rsidR="00245DA9" w:rsidRPr="001A0B52" w14:paraId="69FED1E1" w14:textId="77777777" w:rsidTr="000D1A11">
        <w:tc>
          <w:tcPr>
            <w:tcW w:w="3040" w:type="dxa"/>
          </w:tcPr>
          <w:p w14:paraId="76ED3B70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Software Implementer</w:t>
            </w:r>
          </w:p>
        </w:tc>
        <w:tc>
          <w:tcPr>
            <w:tcW w:w="3278" w:type="dxa"/>
          </w:tcPr>
          <w:p w14:paraId="060E338C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14:paraId="69DC3F13" w14:textId="77777777" w:rsidR="00245DA9" w:rsidRPr="001A0B52" w:rsidRDefault="00245DA9" w:rsidP="00245DA9">
            <w:pPr>
              <w:pStyle w:val="ListParagraph"/>
              <w:numPr>
                <w:ilvl w:val="0"/>
                <w:numId w:val="25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instalasi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1A0B52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serta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setting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produk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sisi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client/customer</w:t>
            </w:r>
          </w:p>
          <w:p w14:paraId="416CA51A" w14:textId="77777777" w:rsidR="00245DA9" w:rsidRPr="001A0B52" w:rsidRDefault="00245DA9" w:rsidP="00245DA9">
            <w:pPr>
              <w:pStyle w:val="ListParagraph"/>
              <w:numPr>
                <w:ilvl w:val="0"/>
                <w:numId w:val="25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Memelihara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sudah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diimplementasikan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berjalan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dengan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baik</w:t>
            </w:r>
            <w:proofErr w:type="spellEnd"/>
          </w:p>
          <w:p w14:paraId="0006B130" w14:textId="77777777" w:rsidR="00245DA9" w:rsidRPr="001A0B52" w:rsidRDefault="00245DA9" w:rsidP="00245DA9">
            <w:pPr>
              <w:pStyle w:val="ListParagraph"/>
              <w:numPr>
                <w:ilvl w:val="0"/>
                <w:numId w:val="25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Melakuakan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troubleshooting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terhadap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produk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</w:t>
            </w:r>
          </w:p>
          <w:p w14:paraId="1BC830A4" w14:textId="77777777" w:rsidR="00245DA9" w:rsidRPr="001A0B52" w:rsidRDefault="00245DA9" w:rsidP="00245DA9">
            <w:pPr>
              <w:pStyle w:val="ListParagraph"/>
              <w:numPr>
                <w:ilvl w:val="0"/>
                <w:numId w:val="25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(training)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kepada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</w:t>
            </w:r>
          </w:p>
        </w:tc>
      </w:tr>
    </w:tbl>
    <w:p w14:paraId="6FC68518" w14:textId="77777777" w:rsidR="00245DA9" w:rsidRPr="001A0B52" w:rsidRDefault="00245DA9" w:rsidP="00245DA9">
      <w:pPr>
        <w:rPr>
          <w:rFonts w:ascii="Times New Roman" w:hAnsi="Times New Roman" w:cs="Times New Roman"/>
        </w:rPr>
      </w:pPr>
      <w:r w:rsidRPr="001A0B52">
        <w:rPr>
          <w:rFonts w:ascii="Times New Roman" w:hAnsi="Times New Roman" w:cs="Times New Roman"/>
        </w:rPr>
        <w:br w:type="page"/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040"/>
        <w:gridCol w:w="3278"/>
        <w:gridCol w:w="3600"/>
      </w:tblGrid>
      <w:tr w:rsidR="00245DA9" w:rsidRPr="001A0B52" w14:paraId="69BECC84" w14:textId="77777777" w:rsidTr="000D1A11">
        <w:tc>
          <w:tcPr>
            <w:tcW w:w="3040" w:type="dxa"/>
          </w:tcPr>
          <w:p w14:paraId="2DECDA30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lastRenderedPageBreak/>
              <w:t>Profesi</w:t>
            </w:r>
            <w:proofErr w:type="spellEnd"/>
          </w:p>
        </w:tc>
        <w:tc>
          <w:tcPr>
            <w:tcW w:w="3278" w:type="dxa"/>
          </w:tcPr>
          <w:p w14:paraId="727B2FA3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Deskripsi</w:t>
            </w:r>
            <w:proofErr w:type="spellEnd"/>
          </w:p>
        </w:tc>
        <w:tc>
          <w:tcPr>
            <w:tcW w:w="3600" w:type="dxa"/>
          </w:tcPr>
          <w:p w14:paraId="7ADF7600" w14:textId="77777777" w:rsidR="00245DA9" w:rsidRPr="001A0B52" w:rsidRDefault="00245DA9" w:rsidP="000D1A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A0B52">
              <w:rPr>
                <w:rFonts w:ascii="Times New Roman" w:hAnsi="Times New Roman" w:cs="Times New Roman"/>
                <w:b/>
              </w:rPr>
              <w:t>Tugas</w:t>
            </w:r>
            <w:proofErr w:type="spellEnd"/>
          </w:p>
        </w:tc>
      </w:tr>
      <w:tr w:rsidR="00245DA9" w:rsidRPr="001A0B52" w14:paraId="23CBCA20" w14:textId="77777777" w:rsidTr="000D1A11">
        <w:tc>
          <w:tcPr>
            <w:tcW w:w="3040" w:type="dxa"/>
          </w:tcPr>
          <w:p w14:paraId="57B8E128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Technical Consultant</w:t>
            </w:r>
          </w:p>
        </w:tc>
        <w:tc>
          <w:tcPr>
            <w:tcW w:w="3278" w:type="dxa"/>
          </w:tcPr>
          <w:p w14:paraId="6AA2A960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merekomendasikan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solusi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memecahkan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masalah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ada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Bila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seorang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architect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lebih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menguasai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solution domain,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seorang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technical consultant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lebih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menguasai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problem domain.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Seorang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technical consultant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mirip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seorang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system analyst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lebih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sering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konsep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1A0B52">
              <w:rPr>
                <w:rFonts w:ascii="Times New Roman" w:hAnsi="Times New Roman" w:cs="Times New Roman"/>
              </w:rPr>
              <w:t>bisnis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requirment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daripada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design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atau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coding.</w:t>
            </w:r>
          </w:p>
        </w:tc>
        <w:tc>
          <w:tcPr>
            <w:tcW w:w="3600" w:type="dxa"/>
          </w:tcPr>
          <w:p w14:paraId="7D48ACA6" w14:textId="77777777" w:rsidR="00245DA9" w:rsidRPr="001A0B52" w:rsidRDefault="00245DA9" w:rsidP="00245DA9">
            <w:pPr>
              <w:pStyle w:val="ListParagraph"/>
              <w:numPr>
                <w:ilvl w:val="0"/>
                <w:numId w:val="26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konsultansi</w:t>
            </w:r>
            <w:proofErr w:type="spellEnd"/>
            <w:r w:rsidRPr="001A0B52">
              <w:rPr>
                <w:rFonts w:ascii="Times New Roman" w:hAnsi="Times New Roman" w:cs="Times New Roman"/>
              </w:rPr>
              <w:t>/</w:t>
            </w:r>
            <w:proofErr w:type="spellStart"/>
            <w:r w:rsidRPr="001A0B52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mengenai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solusi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terbaik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untuk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memecahkan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masalah</w:t>
            </w:r>
            <w:proofErr w:type="spellEnd"/>
          </w:p>
          <w:p w14:paraId="68146845" w14:textId="77777777" w:rsidR="00245DA9" w:rsidRPr="001A0B52" w:rsidRDefault="00245DA9" w:rsidP="00245DA9">
            <w:pPr>
              <w:pStyle w:val="ListParagraph"/>
              <w:numPr>
                <w:ilvl w:val="0"/>
                <w:numId w:val="26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dokumen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seperti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proposal, requirement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secara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umum</w:t>
            </w:r>
            <w:proofErr w:type="spellEnd"/>
          </w:p>
          <w:p w14:paraId="71F10497" w14:textId="77777777" w:rsidR="00245DA9" w:rsidRPr="001A0B52" w:rsidRDefault="00245DA9" w:rsidP="00245DA9">
            <w:pPr>
              <w:pStyle w:val="ListParagraph"/>
              <w:numPr>
                <w:ilvl w:val="0"/>
                <w:numId w:val="26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(training)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kepada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1A0B52">
              <w:rPr>
                <w:rFonts w:ascii="Times New Roman" w:hAnsi="Times New Roman" w:cs="Times New Roman"/>
              </w:rPr>
              <w:t>pengguna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software</w:t>
            </w:r>
          </w:p>
          <w:p w14:paraId="464A19C7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5DA9" w:rsidRPr="001A0B52" w14:paraId="58089719" w14:textId="77777777" w:rsidTr="000D1A11">
        <w:tc>
          <w:tcPr>
            <w:tcW w:w="3040" w:type="dxa"/>
          </w:tcPr>
          <w:p w14:paraId="5C15F781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r w:rsidRPr="001A0B52">
              <w:rPr>
                <w:rFonts w:ascii="Times New Roman" w:hAnsi="Times New Roman" w:cs="Times New Roman"/>
              </w:rPr>
              <w:t>User Interface Designer</w:t>
            </w:r>
          </w:p>
        </w:tc>
        <w:tc>
          <w:tcPr>
            <w:tcW w:w="3278" w:type="dxa"/>
          </w:tcPr>
          <w:p w14:paraId="51C4ED73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harus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dapat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membuat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web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manis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serasi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, user friendly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tetapi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tetap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efisien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karena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memiliki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bandwidth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terbatas</w:t>
            </w:r>
            <w:proofErr w:type="spellEnd"/>
          </w:p>
        </w:tc>
        <w:tc>
          <w:tcPr>
            <w:tcW w:w="3600" w:type="dxa"/>
          </w:tcPr>
          <w:p w14:paraId="0AD6299A" w14:textId="77777777" w:rsidR="00245DA9" w:rsidRPr="001A0B52" w:rsidRDefault="00245DA9" w:rsidP="00245DA9">
            <w:pPr>
              <w:pStyle w:val="ListParagraph"/>
              <w:numPr>
                <w:ilvl w:val="0"/>
                <w:numId w:val="27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user interface agar </w:t>
            </w:r>
            <w:proofErr w:type="spellStart"/>
            <w:r w:rsidRPr="001A0B52">
              <w:rPr>
                <w:rFonts w:ascii="Times New Roman" w:hAnsi="Times New Roman" w:cs="Times New Roman"/>
              </w:rPr>
              <w:t>menarik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serasi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secara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visual dan user friendly</w:t>
            </w:r>
          </w:p>
          <w:p w14:paraId="55069DBC" w14:textId="77777777" w:rsidR="00245DA9" w:rsidRPr="001A0B52" w:rsidRDefault="00245DA9" w:rsidP="00245DA9">
            <w:pPr>
              <w:pStyle w:val="ListParagraph"/>
              <w:numPr>
                <w:ilvl w:val="0"/>
                <w:numId w:val="27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0B52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image/</w:t>
            </w:r>
            <w:proofErr w:type="spellStart"/>
            <w:r w:rsidRPr="001A0B52">
              <w:rPr>
                <w:rFonts w:ascii="Times New Roman" w:hAnsi="Times New Roman" w:cs="Times New Roman"/>
              </w:rPr>
              <w:t>gambar</w:t>
            </w:r>
            <w:proofErr w:type="spellEnd"/>
            <w:r w:rsidRPr="001A0B52">
              <w:rPr>
                <w:rFonts w:ascii="Times New Roman" w:hAnsi="Times New Roman" w:cs="Times New Roman"/>
              </w:rPr>
              <w:t>/</w:t>
            </w:r>
            <w:proofErr w:type="spellStart"/>
            <w:r w:rsidRPr="001A0B52">
              <w:rPr>
                <w:rFonts w:ascii="Times New Roman" w:hAnsi="Times New Roman" w:cs="Times New Roman"/>
              </w:rPr>
              <w:t>animasi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0B52">
              <w:rPr>
                <w:rFonts w:ascii="Times New Roman" w:hAnsi="Times New Roman" w:cs="Times New Roman"/>
              </w:rPr>
              <w:t>digunakan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A0B52">
              <w:rPr>
                <w:rFonts w:ascii="Times New Roman" w:hAnsi="Times New Roman" w:cs="Times New Roman"/>
              </w:rPr>
              <w:t>tampilan</w:t>
            </w:r>
            <w:proofErr w:type="spellEnd"/>
            <w:r w:rsidRPr="001A0B52">
              <w:rPr>
                <w:rFonts w:ascii="Times New Roman" w:hAnsi="Times New Roman" w:cs="Times New Roman"/>
              </w:rPr>
              <w:t xml:space="preserve"> user interface (UI) software </w:t>
            </w:r>
            <w:proofErr w:type="spellStart"/>
            <w:r w:rsidRPr="001A0B52">
              <w:rPr>
                <w:rFonts w:ascii="Times New Roman" w:hAnsi="Times New Roman" w:cs="Times New Roman"/>
              </w:rPr>
              <w:t>aplikasi</w:t>
            </w:r>
            <w:proofErr w:type="spellEnd"/>
          </w:p>
          <w:p w14:paraId="79DE1640" w14:textId="77777777" w:rsidR="00245DA9" w:rsidRPr="001A0B52" w:rsidRDefault="00245DA9" w:rsidP="000D1A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C99920A" w14:textId="77777777" w:rsidR="00245DA9" w:rsidRPr="001A0B52" w:rsidRDefault="00245DA9" w:rsidP="00245DA9">
      <w:pPr>
        <w:jc w:val="both"/>
        <w:rPr>
          <w:rFonts w:ascii="Times New Roman" w:hAnsi="Times New Roman" w:cs="Times New Roman"/>
        </w:rPr>
      </w:pPr>
      <w:proofErr w:type="spellStart"/>
      <w:r w:rsidRPr="001A0B52">
        <w:rPr>
          <w:rFonts w:ascii="Times New Roman" w:hAnsi="Times New Roman" w:cs="Times New Roman"/>
        </w:rPr>
        <w:t>Sumber</w:t>
      </w:r>
      <w:proofErr w:type="spellEnd"/>
      <w:r w:rsidRPr="001A0B52">
        <w:rPr>
          <w:rFonts w:ascii="Times New Roman" w:hAnsi="Times New Roman" w:cs="Times New Roman"/>
        </w:rPr>
        <w:t xml:space="preserve"> :</w:t>
      </w:r>
    </w:p>
    <w:p w14:paraId="1F643FA2" w14:textId="75D07E14" w:rsidR="00C31C81" w:rsidRDefault="00C31C81" w:rsidP="00245DA9">
      <w:pPr>
        <w:jc w:val="both"/>
        <w:rPr>
          <w:rFonts w:ascii="Times New Roman" w:hAnsi="Times New Roman" w:cs="Times New Roman"/>
        </w:rPr>
      </w:pPr>
      <w:hyperlink r:id="rId6" w:history="1">
        <w:r w:rsidRPr="005D16A4">
          <w:rPr>
            <w:rStyle w:val="Hyperlink"/>
            <w:rFonts w:ascii="Times New Roman" w:hAnsi="Times New Roman" w:cs="Times New Roman"/>
          </w:rPr>
          <w:t>http://nabiyutiful.blogspot.com/2012/03/profesi-di-bidang-teknologi-informasi.html</w:t>
        </w:r>
      </w:hyperlink>
    </w:p>
    <w:p w14:paraId="0A84826C" w14:textId="60986CF6" w:rsidR="00245DA9" w:rsidRDefault="00C31C81" w:rsidP="00245DA9">
      <w:pPr>
        <w:jc w:val="both"/>
        <w:rPr>
          <w:rFonts w:ascii="Times New Roman" w:hAnsi="Times New Roman" w:cs="Times New Roman"/>
        </w:rPr>
      </w:pPr>
      <w:hyperlink r:id="rId7" w:history="1">
        <w:r w:rsidRPr="005D16A4">
          <w:rPr>
            <w:rStyle w:val="Hyperlink"/>
            <w:rFonts w:ascii="Times New Roman" w:hAnsi="Times New Roman" w:cs="Times New Roman"/>
          </w:rPr>
          <w:t>http://www.scribd.com/YahyaNursalim/d/77130189-JENIS-PROFESI-JENJANG-KARIR-DI-DUNIA-IT</w:t>
        </w:r>
      </w:hyperlink>
      <w:r w:rsidR="00245DA9" w:rsidRPr="001A0B52">
        <w:rPr>
          <w:rFonts w:ascii="Times New Roman" w:hAnsi="Times New Roman" w:cs="Times New Roman"/>
        </w:rPr>
        <w:t>.</w:t>
      </w:r>
    </w:p>
    <w:p w14:paraId="3D36F8B9" w14:textId="77777777" w:rsidR="00C31C81" w:rsidRPr="001A0B52" w:rsidRDefault="00C31C81" w:rsidP="00245DA9">
      <w:pPr>
        <w:jc w:val="both"/>
        <w:rPr>
          <w:rFonts w:ascii="Times New Roman" w:hAnsi="Times New Roman" w:cs="Times New Roman"/>
        </w:rPr>
      </w:pPr>
      <w:bookmarkStart w:id="1" w:name="_GoBack"/>
      <w:bookmarkEnd w:id="1"/>
    </w:p>
    <w:p w14:paraId="188C1538" w14:textId="77777777" w:rsidR="00CB47F1" w:rsidRPr="001A0B52" w:rsidRDefault="00CB47F1" w:rsidP="00CB47F1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u w:val="single"/>
        </w:rPr>
      </w:pPr>
    </w:p>
    <w:sectPr w:rsidR="00CB47F1" w:rsidRPr="001A0B52" w:rsidSect="0079046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A0A7C"/>
    <w:multiLevelType w:val="hybridMultilevel"/>
    <w:tmpl w:val="BD481F4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56FA2"/>
    <w:multiLevelType w:val="hybridMultilevel"/>
    <w:tmpl w:val="DD2EB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B48E7"/>
    <w:multiLevelType w:val="multilevel"/>
    <w:tmpl w:val="924E2346"/>
    <w:lvl w:ilvl="0">
      <w:start w:val="3"/>
      <w:numFmt w:val="upperLetter"/>
      <w:lvlText w:val="%1"/>
      <w:lvlJc w:val="left"/>
      <w:pPr>
        <w:ind w:left="284" w:hanging="284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567" w:hanging="283"/>
      </w:pPr>
      <w:rPr>
        <w:rFonts w:hint="default"/>
        <w:b/>
        <w:i w:val="0"/>
      </w:rPr>
    </w:lvl>
    <w:lvl w:ilvl="2">
      <w:start w:val="3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6EF3C90"/>
    <w:multiLevelType w:val="hybridMultilevel"/>
    <w:tmpl w:val="0C7C462E"/>
    <w:lvl w:ilvl="0" w:tplc="B2387AD8">
      <w:start w:val="1"/>
      <w:numFmt w:val="decimal"/>
      <w:lvlText w:val="%1."/>
      <w:lvlJc w:val="left"/>
      <w:pPr>
        <w:ind w:left="2385" w:hanging="20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4BEF"/>
    <w:multiLevelType w:val="hybridMultilevel"/>
    <w:tmpl w:val="A0EE7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93A67"/>
    <w:multiLevelType w:val="hybridMultilevel"/>
    <w:tmpl w:val="DB6A26E6"/>
    <w:lvl w:ilvl="0" w:tplc="9B5A3E92">
      <w:start w:val="1"/>
      <w:numFmt w:val="decimal"/>
      <w:lvlText w:val="%1."/>
      <w:lvlJc w:val="left"/>
      <w:pPr>
        <w:ind w:left="2220" w:hanging="1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9610A"/>
    <w:multiLevelType w:val="hybridMultilevel"/>
    <w:tmpl w:val="240661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065024"/>
    <w:multiLevelType w:val="multilevel"/>
    <w:tmpl w:val="2DBE22B8"/>
    <w:lvl w:ilvl="0">
      <w:start w:val="1"/>
      <w:numFmt w:val="upperLetter"/>
      <w:lvlText w:val="%1"/>
      <w:lvlJc w:val="left"/>
      <w:pPr>
        <w:ind w:left="284" w:hanging="284"/>
      </w:pPr>
      <w:rPr>
        <w:rFonts w:hint="default"/>
        <w:b/>
        <w:i w:val="0"/>
      </w:rPr>
    </w:lvl>
    <w:lvl w:ilvl="1">
      <w:start w:val="1"/>
      <w:numFmt w:val="decimal"/>
      <w:lvlText w:val="%2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6420E60"/>
    <w:multiLevelType w:val="hybridMultilevel"/>
    <w:tmpl w:val="69626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6D54A9"/>
    <w:multiLevelType w:val="multilevel"/>
    <w:tmpl w:val="AE64A52C"/>
    <w:lvl w:ilvl="0">
      <w:start w:val="1"/>
      <w:numFmt w:val="upperLetter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B750BA8"/>
    <w:multiLevelType w:val="multilevel"/>
    <w:tmpl w:val="C8BC60C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EB2F69"/>
    <w:multiLevelType w:val="hybridMultilevel"/>
    <w:tmpl w:val="3B744B30"/>
    <w:lvl w:ilvl="0" w:tplc="24E6EF7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55AE2"/>
    <w:multiLevelType w:val="hybridMultilevel"/>
    <w:tmpl w:val="12F0D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C59C2"/>
    <w:multiLevelType w:val="hybridMultilevel"/>
    <w:tmpl w:val="6EE83808"/>
    <w:lvl w:ilvl="0" w:tplc="CCE29204">
      <w:start w:val="6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E3EC740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DE249C"/>
    <w:multiLevelType w:val="hybridMultilevel"/>
    <w:tmpl w:val="4F06F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62F28"/>
    <w:multiLevelType w:val="hybridMultilevel"/>
    <w:tmpl w:val="A0A217E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102857"/>
    <w:multiLevelType w:val="multilevel"/>
    <w:tmpl w:val="12E2D724"/>
    <w:lvl w:ilvl="0">
      <w:start w:val="1"/>
      <w:numFmt w:val="upperLetter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7" w:hanging="283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95E357D"/>
    <w:multiLevelType w:val="hybridMultilevel"/>
    <w:tmpl w:val="54084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DC584F"/>
    <w:multiLevelType w:val="hybridMultilevel"/>
    <w:tmpl w:val="49247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C0FDE"/>
    <w:multiLevelType w:val="multilevel"/>
    <w:tmpl w:val="845084BA"/>
    <w:lvl w:ilvl="0">
      <w:start w:val="1"/>
      <w:numFmt w:val="upperLetter"/>
      <w:lvlText w:val="%1"/>
      <w:lvlJc w:val="left"/>
      <w:pPr>
        <w:ind w:left="284" w:hanging="284"/>
      </w:pPr>
      <w:rPr>
        <w:rFonts w:hint="default"/>
        <w:b/>
        <w:i w:val="0"/>
      </w:rPr>
    </w:lvl>
    <w:lvl w:ilvl="1">
      <w:start w:val="8"/>
      <w:numFmt w:val="decimal"/>
      <w:lvlText w:val="%2."/>
      <w:lvlJc w:val="left"/>
      <w:pPr>
        <w:ind w:left="567" w:hanging="283"/>
      </w:pPr>
      <w:rPr>
        <w:rFonts w:hint="default"/>
        <w:b/>
        <w:i w:val="0"/>
      </w:rPr>
    </w:lvl>
    <w:lvl w:ilvl="2">
      <w:start w:val="3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D8443CF"/>
    <w:multiLevelType w:val="hybridMultilevel"/>
    <w:tmpl w:val="DAA6B42C"/>
    <w:lvl w:ilvl="0" w:tplc="4E06D21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FB51F1"/>
    <w:multiLevelType w:val="hybridMultilevel"/>
    <w:tmpl w:val="9A16E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42748C"/>
    <w:multiLevelType w:val="hybridMultilevel"/>
    <w:tmpl w:val="CD0CB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964AD4"/>
    <w:multiLevelType w:val="hybridMultilevel"/>
    <w:tmpl w:val="DB444F2E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321979"/>
    <w:multiLevelType w:val="hybridMultilevel"/>
    <w:tmpl w:val="E20EC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B0DAD"/>
    <w:multiLevelType w:val="hybridMultilevel"/>
    <w:tmpl w:val="9AD8F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A6262"/>
    <w:multiLevelType w:val="multilevel"/>
    <w:tmpl w:val="EE3C2D94"/>
    <w:lvl w:ilvl="0">
      <w:start w:val="4"/>
      <w:numFmt w:val="upperLetter"/>
      <w:lvlText w:val="%1"/>
      <w:lvlJc w:val="left"/>
      <w:pPr>
        <w:ind w:left="284" w:hanging="284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567" w:hanging="283"/>
      </w:pPr>
      <w:rPr>
        <w:rFonts w:hint="default"/>
        <w:b/>
        <w:i w:val="0"/>
      </w:rPr>
    </w:lvl>
    <w:lvl w:ilvl="2">
      <w:start w:val="3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9BA57FF"/>
    <w:multiLevelType w:val="hybridMultilevel"/>
    <w:tmpl w:val="4C909314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8" w15:restartNumberingAfterBreak="0">
    <w:nsid w:val="6C4B41C0"/>
    <w:multiLevelType w:val="multilevel"/>
    <w:tmpl w:val="6DF8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F281AE0"/>
    <w:multiLevelType w:val="hybridMultilevel"/>
    <w:tmpl w:val="E51C2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900EF"/>
    <w:multiLevelType w:val="multilevel"/>
    <w:tmpl w:val="EE3C2D94"/>
    <w:lvl w:ilvl="0">
      <w:start w:val="4"/>
      <w:numFmt w:val="upperLetter"/>
      <w:lvlText w:val="%1"/>
      <w:lvlJc w:val="left"/>
      <w:pPr>
        <w:ind w:left="284" w:hanging="284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567" w:hanging="283"/>
      </w:pPr>
      <w:rPr>
        <w:rFonts w:hint="default"/>
        <w:b/>
        <w:i w:val="0"/>
      </w:rPr>
    </w:lvl>
    <w:lvl w:ilvl="2">
      <w:start w:val="3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5296D04"/>
    <w:multiLevelType w:val="multilevel"/>
    <w:tmpl w:val="7C9851BA"/>
    <w:lvl w:ilvl="0">
      <w:start w:val="4"/>
      <w:numFmt w:val="upperLetter"/>
      <w:lvlText w:val="%1"/>
      <w:lvlJc w:val="left"/>
      <w:pPr>
        <w:ind w:left="284" w:hanging="284"/>
      </w:pPr>
      <w:rPr>
        <w:rFonts w:hint="default"/>
        <w:b/>
        <w:i w:val="0"/>
      </w:rPr>
    </w:lvl>
    <w:lvl w:ilvl="1">
      <w:start w:val="12"/>
      <w:numFmt w:val="decimal"/>
      <w:lvlText w:val="%2."/>
      <w:lvlJc w:val="left"/>
      <w:pPr>
        <w:ind w:left="567" w:hanging="283"/>
      </w:pPr>
      <w:rPr>
        <w:rFonts w:hint="default"/>
        <w:b/>
        <w:i w:val="0"/>
      </w:rPr>
    </w:lvl>
    <w:lvl w:ilvl="2">
      <w:start w:val="3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7BD5CA4"/>
    <w:multiLevelType w:val="hybridMultilevel"/>
    <w:tmpl w:val="8CD8D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BE6DA9"/>
    <w:multiLevelType w:val="hybridMultilevel"/>
    <w:tmpl w:val="5F387D26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E3EC740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Aria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0"/>
  </w:num>
  <w:num w:numId="3">
    <w:abstractNumId w:val="9"/>
  </w:num>
  <w:num w:numId="4">
    <w:abstractNumId w:val="16"/>
  </w:num>
  <w:num w:numId="5">
    <w:abstractNumId w:val="7"/>
  </w:num>
  <w:num w:numId="6">
    <w:abstractNumId w:val="19"/>
  </w:num>
  <w:num w:numId="7">
    <w:abstractNumId w:val="2"/>
  </w:num>
  <w:num w:numId="8">
    <w:abstractNumId w:val="10"/>
  </w:num>
  <w:num w:numId="9">
    <w:abstractNumId w:val="26"/>
  </w:num>
  <w:num w:numId="10">
    <w:abstractNumId w:val="30"/>
  </w:num>
  <w:num w:numId="11">
    <w:abstractNumId w:val="13"/>
  </w:num>
  <w:num w:numId="12">
    <w:abstractNumId w:val="27"/>
  </w:num>
  <w:num w:numId="13">
    <w:abstractNumId w:val="31"/>
  </w:num>
  <w:num w:numId="14">
    <w:abstractNumId w:val="8"/>
  </w:num>
  <w:num w:numId="15">
    <w:abstractNumId w:val="25"/>
  </w:num>
  <w:num w:numId="16">
    <w:abstractNumId w:val="17"/>
  </w:num>
  <w:num w:numId="17">
    <w:abstractNumId w:val="32"/>
  </w:num>
  <w:num w:numId="18">
    <w:abstractNumId w:val="21"/>
  </w:num>
  <w:num w:numId="19">
    <w:abstractNumId w:val="14"/>
  </w:num>
  <w:num w:numId="20">
    <w:abstractNumId w:val="18"/>
  </w:num>
  <w:num w:numId="21">
    <w:abstractNumId w:val="22"/>
  </w:num>
  <w:num w:numId="22">
    <w:abstractNumId w:val="24"/>
  </w:num>
  <w:num w:numId="23">
    <w:abstractNumId w:val="12"/>
  </w:num>
  <w:num w:numId="24">
    <w:abstractNumId w:val="29"/>
  </w:num>
  <w:num w:numId="25">
    <w:abstractNumId w:val="3"/>
  </w:num>
  <w:num w:numId="26">
    <w:abstractNumId w:val="5"/>
  </w:num>
  <w:num w:numId="27">
    <w:abstractNumId w:val="4"/>
  </w:num>
  <w:num w:numId="28">
    <w:abstractNumId w:val="1"/>
  </w:num>
  <w:num w:numId="29">
    <w:abstractNumId w:val="6"/>
  </w:num>
  <w:num w:numId="30">
    <w:abstractNumId w:val="0"/>
  </w:num>
  <w:num w:numId="31">
    <w:abstractNumId w:val="23"/>
  </w:num>
  <w:num w:numId="32">
    <w:abstractNumId w:val="33"/>
  </w:num>
  <w:num w:numId="33">
    <w:abstractNumId w:val="15"/>
  </w:num>
  <w:num w:numId="34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6F5"/>
    <w:rsid w:val="00003F7D"/>
    <w:rsid w:val="0003351E"/>
    <w:rsid w:val="000868F6"/>
    <w:rsid w:val="000D1A11"/>
    <w:rsid w:val="00136E48"/>
    <w:rsid w:val="001678D6"/>
    <w:rsid w:val="00180FB9"/>
    <w:rsid w:val="00196352"/>
    <w:rsid w:val="001A0B52"/>
    <w:rsid w:val="001B5B7F"/>
    <w:rsid w:val="001C2621"/>
    <w:rsid w:val="001D3F12"/>
    <w:rsid w:val="00240AE8"/>
    <w:rsid w:val="00245DA9"/>
    <w:rsid w:val="00250F3E"/>
    <w:rsid w:val="00262158"/>
    <w:rsid w:val="00282B4F"/>
    <w:rsid w:val="002B5C0A"/>
    <w:rsid w:val="002C22C5"/>
    <w:rsid w:val="002D5444"/>
    <w:rsid w:val="00322648"/>
    <w:rsid w:val="00365855"/>
    <w:rsid w:val="00387994"/>
    <w:rsid w:val="003B1385"/>
    <w:rsid w:val="003B4CBC"/>
    <w:rsid w:val="003B75F1"/>
    <w:rsid w:val="003E01B3"/>
    <w:rsid w:val="003E1DA6"/>
    <w:rsid w:val="003F651D"/>
    <w:rsid w:val="00403D77"/>
    <w:rsid w:val="00464E61"/>
    <w:rsid w:val="004754DD"/>
    <w:rsid w:val="00490E94"/>
    <w:rsid w:val="00493B2F"/>
    <w:rsid w:val="004A7D52"/>
    <w:rsid w:val="004B0D7C"/>
    <w:rsid w:val="004B68BD"/>
    <w:rsid w:val="004C3533"/>
    <w:rsid w:val="0051144D"/>
    <w:rsid w:val="00533E36"/>
    <w:rsid w:val="00535863"/>
    <w:rsid w:val="00553284"/>
    <w:rsid w:val="00557F3D"/>
    <w:rsid w:val="005679CB"/>
    <w:rsid w:val="005E64CE"/>
    <w:rsid w:val="005F668E"/>
    <w:rsid w:val="006201B7"/>
    <w:rsid w:val="006305A1"/>
    <w:rsid w:val="006316DD"/>
    <w:rsid w:val="00697F87"/>
    <w:rsid w:val="006A03BD"/>
    <w:rsid w:val="006A17D3"/>
    <w:rsid w:val="006B02FE"/>
    <w:rsid w:val="006B1826"/>
    <w:rsid w:val="006D5543"/>
    <w:rsid w:val="006E6B24"/>
    <w:rsid w:val="0077712F"/>
    <w:rsid w:val="007847C1"/>
    <w:rsid w:val="0079046B"/>
    <w:rsid w:val="007A2C11"/>
    <w:rsid w:val="007C61FE"/>
    <w:rsid w:val="007D5309"/>
    <w:rsid w:val="007E4579"/>
    <w:rsid w:val="008A147E"/>
    <w:rsid w:val="008D54DD"/>
    <w:rsid w:val="00912F03"/>
    <w:rsid w:val="009249E5"/>
    <w:rsid w:val="00926614"/>
    <w:rsid w:val="00957514"/>
    <w:rsid w:val="0098057C"/>
    <w:rsid w:val="00982091"/>
    <w:rsid w:val="00984053"/>
    <w:rsid w:val="009849BD"/>
    <w:rsid w:val="009A2C5A"/>
    <w:rsid w:val="009B0CF0"/>
    <w:rsid w:val="009E3D32"/>
    <w:rsid w:val="00A24558"/>
    <w:rsid w:val="00A25557"/>
    <w:rsid w:val="00A30F70"/>
    <w:rsid w:val="00A51388"/>
    <w:rsid w:val="00A651C5"/>
    <w:rsid w:val="00AC069A"/>
    <w:rsid w:val="00AC483A"/>
    <w:rsid w:val="00B01DD7"/>
    <w:rsid w:val="00B20161"/>
    <w:rsid w:val="00B84579"/>
    <w:rsid w:val="00B92232"/>
    <w:rsid w:val="00BD38C2"/>
    <w:rsid w:val="00BF5A01"/>
    <w:rsid w:val="00C021A4"/>
    <w:rsid w:val="00C31C81"/>
    <w:rsid w:val="00C351E3"/>
    <w:rsid w:val="00C47A5F"/>
    <w:rsid w:val="00C54CD4"/>
    <w:rsid w:val="00C6702A"/>
    <w:rsid w:val="00C957B6"/>
    <w:rsid w:val="00CB47F1"/>
    <w:rsid w:val="00CD43D0"/>
    <w:rsid w:val="00CE16F5"/>
    <w:rsid w:val="00CF733A"/>
    <w:rsid w:val="00D61A36"/>
    <w:rsid w:val="00DD5829"/>
    <w:rsid w:val="00DE4669"/>
    <w:rsid w:val="00DE7F20"/>
    <w:rsid w:val="00DF317C"/>
    <w:rsid w:val="00E01279"/>
    <w:rsid w:val="00E01E04"/>
    <w:rsid w:val="00E357D5"/>
    <w:rsid w:val="00E73B55"/>
    <w:rsid w:val="00F12FC1"/>
    <w:rsid w:val="00F622E8"/>
    <w:rsid w:val="00F944B3"/>
    <w:rsid w:val="00FB01E5"/>
    <w:rsid w:val="00FB3552"/>
    <w:rsid w:val="00FB680F"/>
    <w:rsid w:val="00FF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218B4"/>
  <w15:docId w15:val="{7A2A9970-548B-420B-9388-B0B7CBC1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C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6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7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45D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A03B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4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cribd.com/YahyaNursalim/d/77130189-JENIS-PROFESI-JENJANG-KARIR-DI-DUNIA-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nabiyutiful.blogspot.com/2012/03/profesi-di-bidang-teknologi-informasi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C4159-3DCC-4C5E-BEE2-521ED5CC3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19</Pages>
  <Words>3257</Words>
  <Characters>18568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</dc:creator>
  <cp:lastModifiedBy>dodi solihudin</cp:lastModifiedBy>
  <cp:revision>17</cp:revision>
  <cp:lastPrinted>2015-08-31T03:48:00Z</cp:lastPrinted>
  <dcterms:created xsi:type="dcterms:W3CDTF">2015-02-27T04:54:00Z</dcterms:created>
  <dcterms:modified xsi:type="dcterms:W3CDTF">2019-08-15T06:24:00Z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-1964002855</vt:i4>
  </property>
</Properties>
</file>